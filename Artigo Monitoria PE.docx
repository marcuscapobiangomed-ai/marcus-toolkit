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12FF" w14:textId="5F5A31A1" w:rsidR="0010416E" w:rsidRDefault="00000000" w:rsidP="00FE1A21">
      <w:pPr>
        <w:pStyle w:val="CorpoA"/>
      </w:pPr>
      <w:r>
        <w:rPr>
          <w:b/>
          <w:bCs/>
        </w:rPr>
        <w:t xml:space="preserve">Telemonitoramento de hipertensão arterial sistêmica e diabetes mellitus na Atenção Primária à Saúde: </w:t>
      </w:r>
      <w:del w:id="0" w:author="Maria Cristina Almeida de Souza" w:date="2026-09-29T09:13:00Z" w16du:dateUtc="2026-09-29T12:13:00Z">
        <w:r w:rsidDel="00FE1A21">
          <w:rPr>
            <w:b/>
            <w:bCs/>
          </w:rPr>
          <w:delText xml:space="preserve">revisão integrativa e </w:delText>
        </w:r>
      </w:del>
      <w:r>
        <w:rPr>
          <w:b/>
          <w:bCs/>
        </w:rPr>
        <w:t>implicações para o Sistema Único de Saúde</w:t>
      </w:r>
    </w:p>
    <w:p w14:paraId="363B710B" w14:textId="694F24A8" w:rsidR="0010416E" w:rsidRDefault="00000000">
      <w:pPr>
        <w:pStyle w:val="CorpoA"/>
        <w:jc w:val="center"/>
        <w:rPr>
          <w:lang w:val="en-US"/>
        </w:rPr>
      </w:pPr>
      <w:r>
        <w:rPr>
          <w:i/>
          <w:iCs/>
          <w:lang w:val="en-US"/>
        </w:rPr>
        <w:t xml:space="preserve">Telemonitoring of Hypertension and Diabetes Mellitus in Primary Health Care: </w:t>
      </w:r>
      <w:del w:id="1" w:author="Maria Cristina Almeida de Souza" w:date="2026-09-29T09:13:00Z" w16du:dateUtc="2026-09-29T12:13:00Z">
        <w:r w:rsidDel="00FE1A21">
          <w:rPr>
            <w:i/>
            <w:iCs/>
            <w:lang w:val="en-US"/>
          </w:rPr>
          <w:delText>An Integrative Review and I</w:delText>
        </w:r>
      </w:del>
      <w:r>
        <w:rPr>
          <w:i/>
          <w:iCs/>
          <w:lang w:val="en-US"/>
        </w:rPr>
        <w:t>mplications for Brazil's Unified Health System</w:t>
      </w:r>
    </w:p>
    <w:p w14:paraId="216C7383" w14:textId="386BB865" w:rsidR="0010416E" w:rsidRDefault="00000000">
      <w:pPr>
        <w:pStyle w:val="CorpoA"/>
        <w:jc w:val="center"/>
        <w:rPr>
          <w:lang w:val="es-ES_tradnl"/>
        </w:rPr>
      </w:pPr>
      <w:r>
        <w:rPr>
          <w:i/>
          <w:iCs/>
          <w:lang w:val="es-ES_tradnl"/>
        </w:rPr>
        <w:t xml:space="preserve">Telemonitoreo de la hipertensión arterial y la diabetes mellitus en la Atención Primaria de Salud: </w:t>
      </w:r>
      <w:del w:id="2" w:author="Maria Cristina Almeida de Souza" w:date="2026-09-29T09:14:00Z" w16du:dateUtc="2026-09-29T12:14:00Z">
        <w:r w:rsidDel="00FE1A21">
          <w:rPr>
            <w:i/>
            <w:iCs/>
            <w:lang w:val="es-ES_tradnl"/>
          </w:rPr>
          <w:delText xml:space="preserve">revisión integrativa e </w:delText>
        </w:r>
      </w:del>
      <w:r>
        <w:rPr>
          <w:i/>
          <w:iCs/>
          <w:lang w:val="es-ES_tradnl"/>
        </w:rPr>
        <w:t>implicaciones para el Sistema Único de Salud</w:t>
      </w:r>
    </w:p>
    <w:p w14:paraId="58982B20" w14:textId="77777777" w:rsidR="0010416E" w:rsidRDefault="00000000">
      <w:pPr>
        <w:pStyle w:val="CorpoA"/>
      </w:pPr>
      <w:r>
        <w:rPr>
          <w:i/>
          <w:iCs/>
        </w:rPr>
        <w:t>Título corrido: Telemonitoramento de HAS e DM na APS</w:t>
      </w:r>
    </w:p>
    <w:p w14:paraId="60BB4FDA" w14:textId="77777777" w:rsidR="0010416E" w:rsidRDefault="0010416E">
      <w:pPr>
        <w:pStyle w:val="CorpoA"/>
        <w:jc w:val="both"/>
      </w:pPr>
    </w:p>
    <w:p w14:paraId="0CF34740" w14:textId="77777777" w:rsidR="0010416E" w:rsidRDefault="00000000">
      <w:pPr>
        <w:pStyle w:val="CorpoA"/>
        <w:jc w:val="both"/>
        <w:rPr>
          <w:lang w:val="es-ES_tradnl"/>
        </w:rPr>
      </w:pPr>
      <w:r>
        <w:rPr>
          <w:b/>
          <w:bCs/>
          <w:lang w:val="es-ES_tradnl"/>
        </w:rPr>
        <w:t>Resumo</w:t>
      </w:r>
    </w:p>
    <w:p w14:paraId="6C0108B0" w14:textId="7688E713" w:rsidR="0010416E" w:rsidRDefault="00000000">
      <w:pPr>
        <w:pStyle w:val="CorpoA"/>
        <w:jc w:val="both"/>
      </w:pPr>
      <w:r>
        <w:rPr>
          <w:b/>
          <w:bCs/>
        </w:rPr>
        <w:t xml:space="preserve">Introdução: </w:t>
      </w:r>
      <w:r>
        <w:t xml:space="preserve">a hipertensão arterial sistêmica (HAS) e o diabetes mellitus (DM) tipo 2 respondem por parcela expressiva da </w:t>
      </w:r>
      <w:del w:id="3" w:author="Maria Cristina Almeida de Souza" w:date="2026-09-29T09:14:00Z" w16du:dateUtc="2026-09-29T12:14:00Z">
        <w:r w:rsidDel="00FE1A21">
          <w:delText>carga assistencial</w:delText>
        </w:r>
      </w:del>
      <w:ins w:id="4" w:author="Maria Cristina Almeida de Souza" w:date="2026-09-29T09:14:00Z" w16du:dateUtc="2026-09-29T12:14:00Z">
        <w:r w:rsidR="00FE1A21">
          <w:t>assistência</w:t>
        </w:r>
      </w:ins>
      <w:r>
        <w:t xml:space="preserve"> da Atenção Primária à Saúde (APS) no Brasil, e o telemonitoramento tem sido proposto como estratégia para ampliar o acompanhamento longitudinal </w:t>
      </w:r>
      <w:ins w:id="5" w:author="Maria Cristina Almeida de Souza" w:date="2026-09-29T09:17:00Z" w16du:dateUtc="2026-09-29T12:17:00Z">
        <w:r w:rsidR="00FE1A21">
          <w:t xml:space="preserve">dos portadores </w:t>
        </w:r>
      </w:ins>
      <w:r>
        <w:t xml:space="preserve">dessas condições no Sistema Único de Saúde (SUS). </w:t>
      </w:r>
      <w:r>
        <w:rPr>
          <w:b/>
          <w:bCs/>
        </w:rPr>
        <w:t xml:space="preserve">Objetivo: </w:t>
      </w:r>
      <w:r>
        <w:t xml:space="preserve">sintetizar as evidências </w:t>
      </w:r>
      <w:del w:id="6" w:author="Maria Cristina Almeida de Souza" w:date="2026-09-29T09:17:00Z" w16du:dateUtc="2026-09-29T12:17:00Z">
        <w:r w:rsidDel="00FE1A21">
          <w:delText xml:space="preserve">disponíveis </w:delText>
        </w:r>
      </w:del>
      <w:r>
        <w:t xml:space="preserve">sobre efetividade clínica, custo-efetividade, aceitabilidade e barreiras de implementação do telemonitoramento de HAS e DM na APS, discutindo implicações para o SUS. </w:t>
      </w:r>
      <w:r>
        <w:rPr>
          <w:b/>
          <w:bCs/>
        </w:rPr>
        <w:t xml:space="preserve">Métodos: </w:t>
      </w:r>
      <w:r>
        <w:t xml:space="preserve">revisão integrativa </w:t>
      </w:r>
      <w:del w:id="7" w:author="Maria Cristina Almeida de Souza" w:date="2026-09-29T09:18:00Z" w16du:dateUtc="2026-09-29T12:18:00Z">
        <w:r w:rsidDel="00FE1A21">
          <w:delText>conduzida conforme Mendes, Silveira e Galvão,</w:delText>
        </w:r>
      </w:del>
      <w:ins w:id="8" w:author="Maria Cristina Almeida de Souza" w:date="2026-09-29T09:18:00Z" w16du:dateUtc="2026-09-29T12:18:00Z">
        <w:r w:rsidR="00FE1A21">
          <w:t>da literatura</w:t>
        </w:r>
      </w:ins>
      <w:r>
        <w:t xml:space="preserve"> com buscas nas bases</w:t>
      </w:r>
      <w:ins w:id="9" w:author="Maria Cristina Almeida de Souza" w:date="2026-09-29T09:18:00Z" w16du:dateUtc="2026-09-29T12:18:00Z">
        <w:r w:rsidR="00FE1A21">
          <w:t xml:space="preserve"> eletrônicas de dados</w:t>
        </w:r>
      </w:ins>
      <w:r>
        <w:t xml:space="preserve"> PubMed/MEDLINE e SciELO</w:t>
      </w:r>
      <w:del w:id="10" w:author="Maria Cristina Almeida de Souza" w:date="2026-09-29T09:18:00Z" w16du:dateUtc="2026-09-29T12:18:00Z">
        <w:r w:rsidDel="00FE1A21">
          <w:delText xml:space="preserve"> </w:delText>
        </w:r>
      </w:del>
      <w:ins w:id="11" w:author="Maria Cristina Almeida de Souza" w:date="2026-09-29T09:18:00Z" w16du:dateUtc="2026-09-29T12:18:00Z">
        <w:r w:rsidR="00FE1A21">
          <w:t>, por publicações entre xxxx e xxxx</w:t>
        </w:r>
      </w:ins>
      <w:del w:id="12" w:author="Maria Cristina Almeida de Souza" w:date="2026-09-29T09:18:00Z" w16du:dateUtc="2026-09-29T12:18:00Z">
        <w:r w:rsidDel="00FE1A21">
          <w:delText>em 12 de setembro de 2026</w:delText>
        </w:r>
      </w:del>
      <w:r>
        <w:t>,</w:t>
      </w:r>
      <w:ins w:id="13" w:author="Maria Cristina Almeida de Souza" w:date="2026-09-29T09:19:00Z" w16du:dateUtc="2026-09-29T12:19:00Z">
        <w:r w:rsidR="00FE1A21">
          <w:t xml:space="preserve"> nos idiomas xxx e xxxx,</w:t>
        </w:r>
      </w:ins>
      <w:r>
        <w:t xml:space="preserve"> </w:t>
      </w:r>
      <w:del w:id="14" w:author="Maria Cristina Almeida de Souza" w:date="2026-09-29T09:19:00Z" w16du:dateUtc="2026-09-29T12:19:00Z">
        <w:r w:rsidDel="00FE1A21">
          <w:delText xml:space="preserve">combinando </w:delText>
        </w:r>
      </w:del>
      <w:ins w:id="15" w:author="Maria Cristina Almeida de Souza" w:date="2026-09-29T09:19:00Z" w16du:dateUtc="2026-09-29T12:19:00Z">
        <w:r w:rsidR="00FE1A21">
          <w:t>utilizando</w:t>
        </w:r>
        <w:r w:rsidR="00FE1A21">
          <w:t xml:space="preserve"> </w:t>
        </w:r>
      </w:ins>
      <w:r>
        <w:t xml:space="preserve">os descritores </w:t>
      </w:r>
      <w:ins w:id="16" w:author="Maria Cristina Almeida de Souza" w:date="2026-09-29T09:18:00Z" w16du:dateUtc="2026-09-29T12:18:00Z">
        <w:r w:rsidR="00FE1A21">
          <w:t xml:space="preserve">controlados </w:t>
        </w:r>
      </w:ins>
      <w:r>
        <w:t xml:space="preserve">telemonitoring, hypertension, diabetes mellitus e primary health care, </w:t>
      </w:r>
      <w:ins w:id="17" w:author="Maria Cristina Almeida de Souza" w:date="2026-09-29T09:19:00Z" w16du:dateUtc="2026-09-29T12:19:00Z">
        <w:r w:rsidR="00FE1A21">
          <w:t xml:space="preserve">e os operadores booleanos xxx e xxxxx, </w:t>
        </w:r>
      </w:ins>
      <w:r w:rsidRPr="00FE1A21">
        <w:rPr>
          <w:highlight w:val="yellow"/>
          <w:rPrChange w:id="18" w:author="Maria Cristina Almeida de Souza" w:date="2026-09-29T09:19:00Z" w16du:dateUtc="2026-09-29T12:19:00Z">
            <w:rPr/>
          </w:rPrChange>
        </w:rPr>
        <w:t xml:space="preserve">sem restrição de </w:t>
      </w:r>
      <w:commentRangeStart w:id="19"/>
      <w:r w:rsidRPr="00FE1A21">
        <w:rPr>
          <w:highlight w:val="yellow"/>
          <w:rPrChange w:id="20" w:author="Maria Cristina Almeida de Souza" w:date="2026-09-29T09:19:00Z" w16du:dateUtc="2026-09-29T12:19:00Z">
            <w:rPr/>
          </w:rPrChange>
        </w:rPr>
        <w:t>desenho</w:t>
      </w:r>
      <w:commentRangeEnd w:id="19"/>
      <w:r w:rsidR="00FE1A21" w:rsidRPr="00FE1A21">
        <w:rPr>
          <w:rStyle w:val="Refdecomentrio"/>
          <w:sz w:val="24"/>
          <w:szCs w:val="24"/>
          <w:highlight w:val="yellow"/>
          <w:rPrChange w:id="21" w:author="Maria Cristina Almeida de Souza" w:date="2026-09-29T09:19:00Z" w16du:dateUtc="2026-09-29T12:19:00Z">
            <w:rPr>
              <w:rStyle w:val="Refdecomentrio"/>
              <w:sz w:val="24"/>
              <w:szCs w:val="24"/>
            </w:rPr>
          </w:rPrChange>
        </w:rPr>
        <w:commentReference w:id="19"/>
      </w:r>
      <w:r w:rsidRPr="00FE1A21">
        <w:rPr>
          <w:highlight w:val="yellow"/>
          <w:rPrChange w:id="22" w:author="Maria Cristina Almeida de Souza" w:date="2026-09-29T09:19:00Z" w16du:dateUtc="2026-09-29T12:19:00Z">
            <w:rPr/>
          </w:rPrChange>
        </w:rPr>
        <w:t xml:space="preserve"> metodológico</w:t>
      </w:r>
      <w:r>
        <w:t xml:space="preserve">. </w:t>
      </w:r>
      <w:r>
        <w:rPr>
          <w:b/>
          <w:bCs/>
        </w:rPr>
        <w:t xml:space="preserve">Resultados: </w:t>
      </w:r>
      <w:r>
        <w:t>foram incluídos 24 estudos (</w:t>
      </w:r>
      <w:r w:rsidRPr="00FE1A21">
        <w:rPr>
          <w:highlight w:val="yellow"/>
          <w:rPrChange w:id="23" w:author="Maria Cristina Almeida de Souza" w:date="2026-09-29T09:20:00Z" w16du:dateUtc="2026-09-29T12:20:00Z">
            <w:rPr/>
          </w:rPrChange>
        </w:rPr>
        <w:t xml:space="preserve">12 </w:t>
      </w:r>
      <w:commentRangeStart w:id="24"/>
      <w:r w:rsidRPr="00FE1A21">
        <w:rPr>
          <w:highlight w:val="yellow"/>
          <w:rPrChange w:id="25" w:author="Maria Cristina Almeida de Souza" w:date="2026-09-29T09:20:00Z" w16du:dateUtc="2026-09-29T12:20:00Z">
            <w:rPr/>
          </w:rPrChange>
        </w:rPr>
        <w:t>ensaios</w:t>
      </w:r>
      <w:commentRangeEnd w:id="24"/>
      <w:r w:rsidR="00FE1A21" w:rsidRPr="00FE1A21">
        <w:rPr>
          <w:rStyle w:val="Refdecomentrio"/>
          <w:sz w:val="24"/>
          <w:szCs w:val="24"/>
          <w:highlight w:val="yellow"/>
          <w:rPrChange w:id="26" w:author="Maria Cristina Almeida de Souza" w:date="2026-09-29T09:20:00Z" w16du:dateUtc="2026-09-29T12:20:00Z">
            <w:rPr>
              <w:rStyle w:val="Refdecomentrio"/>
              <w:sz w:val="24"/>
              <w:szCs w:val="24"/>
            </w:rPr>
          </w:rPrChange>
        </w:rPr>
        <w:commentReference w:id="24"/>
      </w:r>
      <w:r w:rsidRPr="00FE1A21">
        <w:rPr>
          <w:highlight w:val="yellow"/>
          <w:rPrChange w:id="27" w:author="Maria Cristina Almeida de Souza" w:date="2026-09-29T09:20:00Z" w16du:dateUtc="2026-09-29T12:20:00Z">
            <w:rPr/>
          </w:rPrChange>
        </w:rPr>
        <w:t xml:space="preserve"> clínicos</w:t>
      </w:r>
      <w:r>
        <w:t xml:space="preserve">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w:t>
      </w:r>
      <w:del w:id="28" w:author="Maria Cristina Almeida de Souza" w:date="2026-09-29T09:21:00Z" w16du:dateUtc="2026-09-29T12:21:00Z">
        <w:r w:rsidDel="00FE1A21">
          <w:delText xml:space="preserve">em </w:delText>
        </w:r>
      </w:del>
      <w:ins w:id="29" w:author="Maria Cristina Almeida de Souza" w:date="2026-09-29T09:21:00Z" w16du:dateUtc="2026-09-29T12:21:00Z">
        <w:r w:rsidR="00FE1A21">
          <w:t>pela</w:t>
        </w:r>
        <w:r w:rsidR="00FE1A21">
          <w:t xml:space="preserve"> </w:t>
        </w:r>
      </w:ins>
      <w:r>
        <w:t>equipe</w:t>
      </w:r>
      <w:ins w:id="30" w:author="Maria Cristina Almeida de Souza" w:date="2026-09-29T09:21:00Z" w16du:dateUtc="2026-09-29T12:21:00Z">
        <w:r w:rsidR="00FE1A21">
          <w:t xml:space="preserve"> de saúde</w:t>
        </w:r>
      </w:ins>
      <w:r>
        <w:t xml:space="preserve">. Os resultados para controle glicêmico foram mais heterogêneos. Barreiras recorrentes incluíram exclusão digital de idosos e populações rurais, sobrecarga das equipes e falta de integração com prontuários </w:t>
      </w:r>
      <w:commentRangeStart w:id="31"/>
      <w:r>
        <w:t>eletrônicos</w:t>
      </w:r>
      <w:commentRangeEnd w:id="31"/>
      <w:r w:rsidR="00FE1A21">
        <w:rPr>
          <w:rStyle w:val="Refdecomentrio"/>
          <w:sz w:val="24"/>
          <w:szCs w:val="24"/>
        </w:rPr>
        <w:commentReference w:id="31"/>
      </w:r>
      <w:ins w:id="32" w:author="Maria Cristina Almeida de Souza" w:date="2026-09-29T09:21:00Z" w16du:dateUtc="2026-09-29T12:21:00Z">
        <w:r w:rsidR="00FE1A21">
          <w:t>,</w:t>
        </w:r>
      </w:ins>
      <w:r>
        <w:t xml:space="preserve"> </w:t>
      </w:r>
      <w:del w:id="33" w:author="Maria Cristina Almeida de Souza" w:date="2026-09-29T09:21:00Z" w16du:dateUtc="2026-09-29T12:21:00Z">
        <w:r w:rsidDel="00FE1A21">
          <w:delText xml:space="preserve">— </w:delText>
        </w:r>
      </w:del>
      <w:r>
        <w:t>embora intervenções com desenho deliberado para populações sub-representadas tenham mostrado que essa barreira é superável</w:t>
      </w:r>
      <w:ins w:id="34" w:author="Maria Cristina Almeida de Souza" w:date="2026-09-29T09:21:00Z" w16du:dateUtc="2026-09-29T12:21:00Z">
        <w:r w:rsidR="00FE1A21">
          <w:t>.</w:t>
        </w:r>
      </w:ins>
      <w:del w:id="35" w:author="Maria Cristina Almeida de Souza" w:date="2026-09-29T09:21:00Z" w16du:dateUtc="2026-09-29T12:21:00Z">
        <w:r w:rsidDel="00FE1A21">
          <w:delText>;</w:delText>
        </w:r>
      </w:del>
      <w:r>
        <w:t xml:space="preserve"> no Brasil, somaram-se lacunas de infraestrutura, rotatividade profissional e baixa adesão dos usuários</w:t>
      </w:r>
      <w:ins w:id="36" w:author="Maria Cristina Almeida de Souza" w:date="2026-09-29T09:22:00Z" w16du:dateUtc="2026-09-29T12:22:00Z">
        <w:r w:rsidR="00FE1A21">
          <w:t xml:space="preserve"> a que???</w:t>
        </w:r>
      </w:ins>
      <w:r>
        <w:t xml:space="preserve">. </w:t>
      </w:r>
      <w:ins w:id="37" w:author="Maria Cristina Almeida de Souza" w:date="2026-09-29T09:22:00Z" w16du:dateUtc="2026-09-29T12:22:00Z">
        <w:r w:rsidR="00FE1A21">
          <w:t>Discussão???: citar Saúde Digit</w:t>
        </w:r>
      </w:ins>
      <w:ins w:id="38" w:author="Maria Cristina Almeida de Souza" w:date="2026-09-29T09:23:00Z" w16du:dateUtc="2026-09-29T12:23:00Z">
        <w:r w:rsidR="00FE1A21">
          <w:t>al, Maturidade digital dos municipios, RNDS ...</w:t>
        </w:r>
      </w:ins>
      <w:ins w:id="39" w:author="Maria Cristina Almeida de Souza" w:date="2026-09-29T09:22:00Z" w16du:dateUtc="2026-09-29T12:22:00Z">
        <w:r w:rsidR="00FE1A21">
          <w:t xml:space="preserve"> </w:t>
        </w:r>
      </w:ins>
      <w:r>
        <w:rPr>
          <w:b/>
          <w:bCs/>
        </w:rPr>
        <w:t xml:space="preserve">Conclusões: </w:t>
      </w:r>
      <w:r>
        <w:t xml:space="preserve">o telemonitoramento de HAS e DM é tecnologia promissora para a APS, mas seu benefício depende de suporte clínico estruturado em equipe, e não </w:t>
      </w:r>
      <w:ins w:id="40" w:author="Maria Cristina Almeida de Souza" w:date="2026-09-29T09:22:00Z" w16du:dateUtc="2026-09-29T12:22:00Z">
        <w:r w:rsidR="00FE1A21">
          <w:t xml:space="preserve">apenas </w:t>
        </w:r>
      </w:ins>
      <w:r>
        <w:t>da tecnologia</w:t>
      </w:r>
      <w:del w:id="41" w:author="Maria Cristina Almeida de Souza" w:date="2026-09-29T09:22:00Z" w16du:dateUtc="2026-09-29T12:22:00Z">
        <w:r w:rsidDel="00FE1A21">
          <w:delText xml:space="preserve"> isoladamente</w:delText>
        </w:r>
      </w:del>
      <w:r>
        <w:t>. Para o SUS, sua incorporação responsável exige investimento em infraestrutura, capacitação de equipes e atenção deliberada à equidade digital.</w:t>
      </w:r>
    </w:p>
    <w:p w14:paraId="7EB728BE" w14:textId="4B375999" w:rsidR="0010416E" w:rsidRDefault="00000000">
      <w:pPr>
        <w:pStyle w:val="CorpoA"/>
      </w:pPr>
      <w:r>
        <w:rPr>
          <w:b/>
          <w:bCs/>
        </w:rPr>
        <w:lastRenderedPageBreak/>
        <w:t xml:space="preserve">Palavras-chave: </w:t>
      </w:r>
      <w:commentRangeStart w:id="42"/>
      <w:r w:rsidRPr="00FE1A21">
        <w:rPr>
          <w:highlight w:val="yellow"/>
          <w:rPrChange w:id="43" w:author="Maria Cristina Almeida de Souza" w:date="2026-09-29T09:23:00Z" w16du:dateUtc="2026-09-29T12:23:00Z">
            <w:rPr/>
          </w:rPrChange>
        </w:rPr>
        <w:t>Telemedicina</w:t>
      </w:r>
      <w:commentRangeEnd w:id="42"/>
      <w:r w:rsidR="00FE1A21">
        <w:rPr>
          <w:rStyle w:val="Refdecomentrio"/>
          <w:sz w:val="24"/>
          <w:szCs w:val="24"/>
        </w:rPr>
        <w:commentReference w:id="42"/>
      </w:r>
      <w:r>
        <w:t>; Hipertensão; Diabetes Mellitus Tipo 2; Atenção Primária à Saúde</w:t>
      </w:r>
      <w:del w:id="44" w:author="Maria Cristina Almeida de Souza" w:date="2026-09-29T09:23:00Z" w16du:dateUtc="2026-09-29T12:23:00Z">
        <w:r w:rsidDel="00FE1A21">
          <w:delText>; Sistema Único de Saúde</w:delText>
        </w:r>
      </w:del>
      <w:r>
        <w:t>.</w:t>
      </w:r>
    </w:p>
    <w:p w14:paraId="53A2F4F0" w14:textId="77777777" w:rsidR="0010416E" w:rsidRDefault="0010416E">
      <w:pPr>
        <w:pStyle w:val="CorpoA"/>
        <w:jc w:val="both"/>
      </w:pPr>
    </w:p>
    <w:p w14:paraId="2D9B7507" w14:textId="77777777" w:rsidR="0010416E" w:rsidRDefault="00000000">
      <w:pPr>
        <w:pStyle w:val="CorpoA"/>
        <w:jc w:val="both"/>
        <w:rPr>
          <w:lang w:val="de-DE"/>
        </w:rPr>
      </w:pPr>
      <w:r>
        <w:rPr>
          <w:b/>
          <w:bCs/>
          <w:lang w:val="de-DE"/>
        </w:rPr>
        <w:t>Abstract</w:t>
      </w:r>
    </w:p>
    <w:p w14:paraId="3FE55F37" w14:textId="77777777" w:rsidR="0010416E" w:rsidRDefault="00000000">
      <w:pPr>
        <w:pStyle w:val="CorpoA"/>
        <w:jc w:val="both"/>
        <w:rPr>
          <w:lang w:val="en-US"/>
        </w:rPr>
      </w:pPr>
      <w:r>
        <w:rPr>
          <w:b/>
          <w:bCs/>
          <w:lang w:val="en-US"/>
        </w:rPr>
        <w:t xml:space="preserve">Introduction: </w:t>
      </w:r>
      <w:r>
        <w:rPr>
          <w:lang w:val="en-US"/>
        </w:rPr>
        <w:t xml:space="preserve">hypertension and type 2 diabetes mellitus account for a substantial share of the primary care workload in Brazil, and telemonitoring has been proposed as a strategy to extend longitudinal follow-up within the Unified Health System (SUS). </w:t>
      </w:r>
      <w:r>
        <w:rPr>
          <w:b/>
          <w:bCs/>
          <w:lang w:val="en-US"/>
        </w:rPr>
        <w:t xml:space="preserve">Objective: </w:t>
      </w:r>
      <w:r>
        <w:rPr>
          <w:lang w:val="en-US"/>
        </w:rPr>
        <w:t xml:space="preserve">to synthesize available evidence on the clinical effectiveness, cost-effectiveness, acceptability, and implementation barriers of hypertension and diabetes telemonitoring in primary care, discussing implications for the SUS. </w:t>
      </w:r>
      <w:r>
        <w:rPr>
          <w:b/>
          <w:bCs/>
          <w:lang w:val="en-US"/>
        </w:rPr>
        <w:t xml:space="preserve">Methods: </w:t>
      </w:r>
      <w:r>
        <w:rPr>
          <w:lang w:val="en-US"/>
        </w:rPr>
        <w:t xml:space="preserve">integrative review conducted according to Mendes, Silveira and Galvão, with searches in PubMed/MEDLINE and SciELO on September 12, 2026, combining the terms telemonitoring, hypertension, diabetes mellitus, and primary health care, with no restriction on study design. </w:t>
      </w:r>
      <w:r>
        <w:rPr>
          <w:b/>
          <w:bCs/>
          <w:lang w:val="en-US"/>
        </w:rPr>
        <w:t xml:space="preserve">Results: </w:t>
      </w:r>
      <w:r>
        <w:rPr>
          <w:lang w:val="en-US"/>
        </w:rPr>
        <w:t xml:space="preserve">twenty-four studies were included (12 randomized or quasi-experimental trials, 2 evidence-synthesis studies, 3 qualitative or mixed-methods studies, 7 observational, cross-sectional, descriptive, or pilot studies), published between 2014 and 2025 across eleven countries plus one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team-based in-person care. Findings for glycemic control were more heterogeneous. Recurrent barriers included digital exclusion of older and rural populations, workforce burden, and poor integration with electronic health records — although one trial deliberately designed for underrepresented populations showed this barrier is not inevitable; in Brazil, these were compounded by infrastructure gaps, staff turnover, and low patient engagement. </w:t>
      </w:r>
      <w:r>
        <w:rPr>
          <w:b/>
          <w:bCs/>
          <w:lang w:val="en-US"/>
        </w:rPr>
        <w:t xml:space="preserve">Conclusions: </w:t>
      </w:r>
      <w:r>
        <w:rPr>
          <w:lang w:val="en-US"/>
        </w:rPr>
        <w:t>telemonitoring of hypertension and diabetes is a promising technology for primary care, but its benefit depends on structured clinical support rather than the technology alone. For the SUS, responsible incorporation requires investment in infrastructure, workforce training, and deliberate attention to digital equity.</w:t>
      </w:r>
    </w:p>
    <w:p w14:paraId="5D829A5E" w14:textId="77777777" w:rsidR="0010416E" w:rsidRDefault="00000000">
      <w:pPr>
        <w:pStyle w:val="CorpoA"/>
        <w:rPr>
          <w:lang w:val="en-US"/>
        </w:rPr>
      </w:pPr>
      <w:r>
        <w:rPr>
          <w:b/>
          <w:bCs/>
          <w:lang w:val="en-US"/>
        </w:rPr>
        <w:t xml:space="preserve">Keywords: </w:t>
      </w:r>
      <w:r>
        <w:rPr>
          <w:lang w:val="en-US"/>
        </w:rPr>
        <w:t>Telemedicine; Hypertension; Diabetes Mellitus, Type 2; Primary Health Care; Unified Health System.</w:t>
      </w:r>
    </w:p>
    <w:p w14:paraId="7668FCBC" w14:textId="77777777" w:rsidR="0010416E" w:rsidRDefault="0010416E">
      <w:pPr>
        <w:pStyle w:val="CorpoA"/>
        <w:jc w:val="both"/>
      </w:pPr>
    </w:p>
    <w:p w14:paraId="34B4AA6A" w14:textId="77777777" w:rsidR="0010416E" w:rsidRDefault="00000000">
      <w:pPr>
        <w:pStyle w:val="CorpoA"/>
        <w:jc w:val="both"/>
        <w:rPr>
          <w:lang w:val="es-ES_tradnl"/>
        </w:rPr>
      </w:pPr>
      <w:r>
        <w:rPr>
          <w:b/>
          <w:bCs/>
          <w:lang w:val="es-ES_tradnl"/>
        </w:rPr>
        <w:t>Resumen</w:t>
      </w:r>
    </w:p>
    <w:p w14:paraId="11FA7090" w14:textId="77777777" w:rsidR="0010416E" w:rsidRDefault="00000000">
      <w:pPr>
        <w:pStyle w:val="CorpoA"/>
        <w:jc w:val="both"/>
        <w:rPr>
          <w:lang w:val="es-ES_tradnl"/>
        </w:rPr>
      </w:pPr>
      <w:r>
        <w:rPr>
          <w:b/>
          <w:bCs/>
          <w:lang w:val="es-ES_tradnl"/>
        </w:rPr>
        <w:t xml:space="preserve">Introducción: </w:t>
      </w:r>
      <w:r>
        <w:rPr>
          <w:lang w:val="es-ES_tradnl"/>
        </w:rP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bCs/>
          <w:lang w:val="es-ES_tradnl"/>
        </w:rPr>
        <w:t xml:space="preserve">Objetivo: </w:t>
      </w:r>
      <w:r>
        <w:rPr>
          <w:lang w:val="es-ES_tradnl"/>
        </w:rPr>
        <w:lastRenderedPageBreak/>
        <w:t xml:space="preserve">sintetizar la evidencia disponible sobre la efectividad clínica, costo-efectividad, aceptabilidad y barreras de implementación del telemonitoreo de HAS y DM en la APS, discutiendo sus implicaciones para el SUS. </w:t>
      </w:r>
      <w:r>
        <w:rPr>
          <w:b/>
          <w:bCs/>
          <w:lang w:val="es-ES_tradnl"/>
        </w:rPr>
        <w:t xml:space="preserve">Métodos: </w:t>
      </w:r>
      <w:r>
        <w:rPr>
          <w:lang w:val="es-ES_tradnl"/>
        </w:rP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bCs/>
          <w:lang w:val="es-ES_tradnl"/>
        </w:rPr>
        <w:t xml:space="preserve">Resultados: </w:t>
      </w:r>
      <w:r>
        <w:rPr>
          <w:lang w:val="es-ES_tradnl"/>
        </w:rP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bCs/>
          <w:lang w:val="es-ES_tradnl"/>
        </w:rPr>
        <w:t xml:space="preserve">Conclusiones: </w:t>
      </w:r>
      <w:r>
        <w:rPr>
          <w:lang w:val="es-ES_tradnl"/>
        </w:rPr>
        <w:t>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14:paraId="4FBD05CD" w14:textId="77777777" w:rsidR="0010416E" w:rsidRDefault="00000000">
      <w:pPr>
        <w:pStyle w:val="CorpoA"/>
        <w:rPr>
          <w:lang w:val="es-ES_tradnl"/>
        </w:rPr>
      </w:pPr>
      <w:r>
        <w:rPr>
          <w:b/>
          <w:bCs/>
          <w:lang w:val="es-ES_tradnl"/>
        </w:rPr>
        <w:t xml:space="preserve">Palabras clave: </w:t>
      </w:r>
      <w:r>
        <w:rPr>
          <w:lang w:val="es-ES_tradnl"/>
        </w:rPr>
        <w:t>Telemedicina; Hipertensión; Diabetes Mellitus Tipo 2; Atención Primaria de Salud; Sistema Único de Salud.</w:t>
      </w:r>
    </w:p>
    <w:p w14:paraId="219459DF" w14:textId="77777777" w:rsidR="0010416E" w:rsidRDefault="0010416E">
      <w:pPr>
        <w:pStyle w:val="CorpoA"/>
        <w:jc w:val="both"/>
      </w:pPr>
    </w:p>
    <w:p w14:paraId="53489607" w14:textId="77777777" w:rsidR="0010416E" w:rsidRDefault="0010416E">
      <w:pPr>
        <w:pStyle w:val="CorpoA"/>
        <w:jc w:val="both"/>
      </w:pPr>
    </w:p>
    <w:p w14:paraId="22B07877" w14:textId="77777777" w:rsidR="0010416E" w:rsidRDefault="0010416E">
      <w:pPr>
        <w:pStyle w:val="CorpoA"/>
        <w:jc w:val="both"/>
      </w:pPr>
    </w:p>
    <w:p w14:paraId="670A329D" w14:textId="77777777" w:rsidR="0010416E" w:rsidRDefault="0010416E">
      <w:pPr>
        <w:pStyle w:val="CorpoA"/>
        <w:jc w:val="both"/>
      </w:pPr>
    </w:p>
    <w:p w14:paraId="0D449285" w14:textId="77777777" w:rsidR="0010416E" w:rsidRDefault="0010416E">
      <w:pPr>
        <w:pStyle w:val="CorpoA"/>
        <w:jc w:val="both"/>
      </w:pPr>
    </w:p>
    <w:p w14:paraId="1AB5B7DC" w14:textId="77777777" w:rsidR="0010416E" w:rsidRDefault="0010416E">
      <w:pPr>
        <w:pStyle w:val="CorpoA"/>
        <w:jc w:val="both"/>
      </w:pPr>
    </w:p>
    <w:p w14:paraId="485B2799" w14:textId="77777777" w:rsidR="0010416E" w:rsidRDefault="0010416E">
      <w:pPr>
        <w:pStyle w:val="CorpoA"/>
        <w:jc w:val="both"/>
      </w:pPr>
    </w:p>
    <w:p w14:paraId="6C0AE6A8" w14:textId="77777777" w:rsidR="0010416E" w:rsidRDefault="0010416E">
      <w:pPr>
        <w:pStyle w:val="CorpoA"/>
        <w:jc w:val="both"/>
      </w:pPr>
    </w:p>
    <w:p w14:paraId="793F9F35" w14:textId="77777777" w:rsidR="0010416E" w:rsidRDefault="0010416E">
      <w:pPr>
        <w:pStyle w:val="CorpoA"/>
        <w:jc w:val="both"/>
      </w:pPr>
    </w:p>
    <w:p w14:paraId="18CBAEEA" w14:textId="77777777" w:rsidR="0010416E" w:rsidRDefault="0010416E">
      <w:pPr>
        <w:pStyle w:val="CorpoA"/>
        <w:jc w:val="both"/>
      </w:pPr>
    </w:p>
    <w:p w14:paraId="590207D2" w14:textId="77777777" w:rsidR="0010416E" w:rsidRDefault="0010416E">
      <w:pPr>
        <w:pStyle w:val="CorpoA"/>
        <w:jc w:val="both"/>
      </w:pPr>
    </w:p>
    <w:p w14:paraId="3DF2E1B3" w14:textId="77777777" w:rsidR="0010416E" w:rsidRDefault="00000000">
      <w:pPr>
        <w:pStyle w:val="CorpoA"/>
        <w:jc w:val="both"/>
      </w:pPr>
      <w:r>
        <w:rPr>
          <w:b/>
          <w:bCs/>
          <w:lang w:val="it-IT"/>
        </w:rPr>
        <w:lastRenderedPageBreak/>
        <w:t>Introdu</w:t>
      </w:r>
      <w:r>
        <w:rPr>
          <w:b/>
          <w:bCs/>
          <w:lang w:val="en-US"/>
        </w:rPr>
        <w:t>çã</w:t>
      </w:r>
      <w:r>
        <w:rPr>
          <w:b/>
          <w:bCs/>
        </w:rPr>
        <w:t>o</w:t>
      </w:r>
    </w:p>
    <w:p w14:paraId="29C964C6" w14:textId="0ED9595E" w:rsidR="0010416E" w:rsidRDefault="00000000" w:rsidP="00FE1A21">
      <w:pPr>
        <w:pStyle w:val="CorpoA"/>
        <w:spacing w:after="0" w:line="360" w:lineRule="auto"/>
        <w:ind w:firstLine="851"/>
        <w:jc w:val="both"/>
        <w:pPrChange w:id="45" w:author="Maria Cristina Almeida de Souza" w:date="2026-09-29T09:24:00Z" w16du:dateUtc="2026-09-29T12:24:00Z">
          <w:pPr>
            <w:pStyle w:val="CorpoA"/>
            <w:jc w:val="both"/>
          </w:pPr>
        </w:pPrChange>
      </w:pPr>
      <w:r>
        <w:t>A</w:t>
      </w:r>
      <w:ins w:id="46" w:author="Maria Cristina Almeida de Souza" w:date="2026-09-29T09:24:00Z" w16du:dateUtc="2026-09-29T12:24:00Z">
        <w:r w:rsidR="00FE1A21">
          <w:t xml:space="preserve"> atenção à saúde voltada ao controle de</w:t>
        </w:r>
      </w:ins>
      <w:r>
        <w:t xml:space="preserve"> hipertens</w:t>
      </w:r>
      <w:r>
        <w:rPr>
          <w:lang w:val="en-US"/>
        </w:rPr>
        <w:t>ã</w:t>
      </w:r>
      <w:r>
        <w:rPr>
          <w:lang w:val="it-IT"/>
        </w:rPr>
        <w:t>o arterial sist</w:t>
      </w:r>
      <w:r>
        <w:rPr>
          <w:lang w:val="en-US"/>
        </w:rPr>
        <w:t>ê</w:t>
      </w:r>
      <w:r>
        <w:t xml:space="preserve">mica (HAS) e o diabetes mellitus (DM) tipo 2 </w:t>
      </w:r>
      <w:del w:id="47" w:author="Maria Cristina Almeida de Souza" w:date="2026-09-29T09:24:00Z" w16du:dateUtc="2026-09-29T12:24:00Z">
        <w:r w:rsidDel="00FE1A21">
          <w:delText xml:space="preserve">dominam </w:delText>
        </w:r>
      </w:del>
      <w:ins w:id="48" w:author="Maria Cristina Almeida de Souza" w:date="2026-09-29T09:24:00Z" w16du:dateUtc="2026-09-29T12:24:00Z">
        <w:r w:rsidR="00FE1A21">
          <w:t>é prevalente</w:t>
        </w:r>
        <w:r w:rsidR="00FE1A21">
          <w:t xml:space="preserve"> </w:t>
        </w:r>
      </w:ins>
      <w:ins w:id="49" w:author="Maria Cristina Almeida de Souza" w:date="2026-09-29T09:25:00Z" w16du:dateUtc="2026-09-29T12:25:00Z">
        <w:r w:rsidR="00FE1A21">
          <w:t>n</w:t>
        </w:r>
      </w:ins>
      <w:r>
        <w:t>a agenda cl</w:t>
      </w:r>
      <w:r>
        <w:rPr>
          <w:lang w:val="en-US"/>
        </w:rPr>
        <w:t>í</w:t>
      </w:r>
      <w:r>
        <w:t>nica da</w:t>
      </w:r>
      <w:ins w:id="50" w:author="Maria Cristina Almeida de Souza" w:date="2026-09-29T09:25:00Z" w16du:dateUtc="2026-09-29T12:25:00Z">
        <w:r w:rsidR="00FE1A21">
          <w:t xml:space="preserve"> equipe que atua na</w:t>
        </w:r>
      </w:ins>
      <w:r>
        <w:t xml:space="preserve"> Aten</w:t>
      </w:r>
      <w:r>
        <w:rPr>
          <w:lang w:val="en-US"/>
        </w:rPr>
        <w:t>çã</w:t>
      </w:r>
      <w:r>
        <w:rPr>
          <w:lang w:val="it-IT"/>
        </w:rPr>
        <w:t>o Prim</w:t>
      </w:r>
      <w:r>
        <w:rPr>
          <w:lang w:val="en-US"/>
        </w:rPr>
        <w:t>á</w:t>
      </w:r>
      <w:r>
        <w:rPr>
          <w:lang w:val="it-IT"/>
        </w:rPr>
        <w:t xml:space="preserve">ria </w:t>
      </w:r>
      <w:r>
        <w:rPr>
          <w:lang w:val="en-US"/>
        </w:rPr>
        <w:t xml:space="preserve">à </w:t>
      </w:r>
      <w:r>
        <w:t>Sa</w:t>
      </w:r>
      <w:r>
        <w:rPr>
          <w:lang w:val="en-US"/>
        </w:rPr>
        <w:t>ú</w:t>
      </w:r>
      <w:r>
        <w:t>de (APS)</w:t>
      </w:r>
      <w:del w:id="51" w:author="Maria Cristina Almeida de Souza" w:date="2026-09-29T09:25:00Z" w16du:dateUtc="2026-09-29T12:25:00Z">
        <w:r w:rsidDel="00FE1A21">
          <w:delText xml:space="preserve"> no Brasil</w:delText>
        </w:r>
      </w:del>
      <w:r>
        <w:t xml:space="preserve">. Quando o acompanhamento longitudinal </w:t>
      </w:r>
      <w:del w:id="52" w:author="Maria Cristina Almeida de Souza" w:date="2026-09-29T09:25:00Z" w16du:dateUtc="2026-09-29T12:25:00Z">
        <w:r w:rsidDel="005B73EF">
          <w:delText>falha</w:delText>
        </w:r>
      </w:del>
      <w:ins w:id="53" w:author="Maria Cristina Almeida de Souza" w:date="2026-09-29T09:25:00Z" w16du:dateUtc="2026-09-29T12:25:00Z">
        <w:r w:rsidR="005B73EF">
          <w:t>não é efizaz</w:t>
        </w:r>
      </w:ins>
      <w:r>
        <w:t xml:space="preserve">, essas </w:t>
      </w:r>
      <w:del w:id="54" w:author="Maria Cristina Almeida de Souza" w:date="2026-09-29T09:25:00Z" w16du:dateUtc="2026-09-29T12:25:00Z">
        <w:r w:rsidDel="005B73EF">
          <w:delText>duas doen</w:delText>
        </w:r>
        <w:r w:rsidDel="005B73EF">
          <w:rPr>
            <w:lang w:val="en-US"/>
          </w:rPr>
          <w:delText>ç</w:delText>
        </w:r>
        <w:r w:rsidDel="005B73EF">
          <w:delText>as</w:delText>
        </w:r>
      </w:del>
      <w:ins w:id="55" w:author="Maria Cristina Almeida de Souza" w:date="2026-09-29T09:25:00Z" w16du:dateUtc="2026-09-29T12:25:00Z">
        <w:r w:rsidR="005B73EF">
          <w:t>comorbidades</w:t>
        </w:r>
      </w:ins>
      <w:r>
        <w:t xml:space="preserve"> figuram entre as principais causas de interna</w:t>
      </w:r>
      <w:r>
        <w:rPr>
          <w:lang w:val="en-US"/>
        </w:rPr>
        <w:t>çã</w:t>
      </w:r>
      <w:r>
        <w:t>o por condi</w:t>
      </w:r>
      <w:r>
        <w:rPr>
          <w:lang w:val="en-US"/>
        </w:rPr>
        <w:t>çõ</w:t>
      </w:r>
      <w:r>
        <w:rPr>
          <w:lang w:val="fr-FR"/>
        </w:rPr>
        <w:t>es sens</w:t>
      </w:r>
      <w:r>
        <w:rPr>
          <w:lang w:val="en-US"/>
        </w:rPr>
        <w:t>í</w:t>
      </w:r>
      <w:r>
        <w:t xml:space="preserve">veis </w:t>
      </w:r>
      <w:r>
        <w:rPr>
          <w:lang w:val="en-US"/>
        </w:rPr>
        <w:t xml:space="preserve">à </w:t>
      </w:r>
      <w:del w:id="56" w:author="Maria Cristina Almeida de Souza" w:date="2026-09-29T09:25:00Z" w16du:dateUtc="2026-09-29T12:25:00Z">
        <w:r w:rsidDel="005B73EF">
          <w:rPr>
            <w:lang w:val="de-DE"/>
          </w:rPr>
          <w:delText>aten</w:delText>
        </w:r>
        <w:r w:rsidDel="005B73EF">
          <w:rPr>
            <w:lang w:val="en-US"/>
          </w:rPr>
          <w:delText>çã</w:delText>
        </w:r>
        <w:r w:rsidDel="005B73EF">
          <w:rPr>
            <w:lang w:val="it-IT"/>
          </w:rPr>
          <w:delText>o ambulato</w:delText>
        </w:r>
      </w:del>
      <w:ins w:id="57" w:author="Maria Cristina Almeida de Souza" w:date="2026-09-29T09:25:00Z" w16du:dateUtc="2026-09-29T12:25:00Z">
        <w:r w:rsidR="005B73EF">
          <w:rPr>
            <w:lang w:val="de-DE"/>
          </w:rPr>
          <w:t>APS</w:t>
        </w:r>
      </w:ins>
      <w:del w:id="58" w:author="Maria Cristina Almeida de Souza" w:date="2026-09-29T09:26:00Z" w16du:dateUtc="2026-09-29T12:26:00Z">
        <w:r w:rsidDel="005B73EF">
          <w:rPr>
            <w:lang w:val="it-IT"/>
          </w:rPr>
          <w:delText>rial</w:delText>
        </w:r>
      </w:del>
      <w:r>
        <w:rPr>
          <w:vertAlign w:val="superscript"/>
        </w:rPr>
        <w:t>1</w:t>
      </w:r>
      <w:r>
        <w:t>. Seu manejo depende de contato regular</w:t>
      </w:r>
      <w:ins w:id="59" w:author="Maria Cristina Almeida de Souza" w:date="2026-09-29T09:26:00Z" w16du:dateUtc="2026-09-29T12:26:00Z">
        <w:r w:rsidR="005B73EF">
          <w:t>, quando é oportunizado</w:t>
        </w:r>
      </w:ins>
      <w:del w:id="60" w:author="Maria Cristina Almeida de Souza" w:date="2026-09-29T09:26:00Z" w16du:dateUtc="2026-09-29T12:26:00Z">
        <w:r w:rsidDel="005B73EF">
          <w:delText>:</w:delText>
        </w:r>
      </w:del>
      <w:r>
        <w:t xml:space="preserve"> aferir par</w:t>
      </w:r>
      <w:r>
        <w:rPr>
          <w:lang w:val="en-US"/>
        </w:rPr>
        <w:t>â</w:t>
      </w:r>
      <w:r>
        <w:t>metros cl</w:t>
      </w:r>
      <w:r>
        <w:rPr>
          <w:lang w:val="en-US"/>
        </w:rPr>
        <w:t>í</w:t>
      </w:r>
      <w:r>
        <w:t>nicos, ajustar terapia</w:t>
      </w:r>
      <w:del w:id="61" w:author="Maria Cristina Almeida de Souza" w:date="2026-09-29T09:26:00Z" w16du:dateUtc="2026-09-29T12:26:00Z">
        <w:r w:rsidDel="005B73EF">
          <w:delText xml:space="preserve">, </w:delText>
        </w:r>
      </w:del>
      <w:ins w:id="62" w:author="Maria Cristina Almeida de Souza" w:date="2026-09-29T09:26:00Z" w16du:dateUtc="2026-09-29T12:26:00Z">
        <w:r w:rsidR="005B73EF">
          <w:t xml:space="preserve"> e, também,</w:t>
        </w:r>
        <w:r w:rsidR="005B73EF">
          <w:t xml:space="preserve"> </w:t>
        </w:r>
      </w:ins>
      <w:r>
        <w:t>refor</w:t>
      </w:r>
      <w:r>
        <w:rPr>
          <w:lang w:val="en-US"/>
        </w:rPr>
        <w:t>ç</w:t>
      </w:r>
      <w:r>
        <w:t>ar ades</w:t>
      </w:r>
      <w:r>
        <w:rPr>
          <w:lang w:val="en-US"/>
        </w:rPr>
        <w:t>ã</w:t>
      </w:r>
      <w:r>
        <w:rPr>
          <w:lang w:val="it-IT"/>
        </w:rPr>
        <w:t>o</w:t>
      </w:r>
      <w:ins w:id="63" w:author="Maria Cristina Almeida de Souza" w:date="2026-09-29T09:26:00Z" w16du:dateUtc="2026-09-29T12:26:00Z">
        <w:r w:rsidR="005B73EF">
          <w:rPr>
            <w:lang w:val="it-IT"/>
          </w:rPr>
          <w:t xml:space="preserve"> do usuário à proposta terapêutica</w:t>
        </w:r>
      </w:ins>
      <w:r>
        <w:rPr>
          <w:lang w:val="it-IT"/>
        </w:rPr>
        <w:t xml:space="preserve">. </w:t>
      </w:r>
      <w:r>
        <w:rPr>
          <w:lang w:val="en-US"/>
        </w:rPr>
        <w:t xml:space="preserve">É </w:t>
      </w:r>
      <w:del w:id="64" w:author="Maria Cristina Almeida de Souza" w:date="2026-09-29T09:26:00Z" w16du:dateUtc="2026-09-29T12:26:00Z">
        <w:r w:rsidDel="005B73EF">
          <w:delText>exatamente a</w:delText>
        </w:r>
        <w:r w:rsidDel="005B73EF">
          <w:rPr>
            <w:lang w:val="en-US"/>
          </w:rPr>
          <w:delText>í</w:delText>
        </w:r>
      </w:del>
      <w:ins w:id="65" w:author="Maria Cristina Almeida de Souza" w:date="2026-09-29T09:26:00Z" w16du:dateUtc="2026-09-29T12:26:00Z">
        <w:r w:rsidR="005B73EF">
          <w:t>nesse ponto crucial</w:t>
        </w:r>
      </w:ins>
      <w:r>
        <w:rPr>
          <w:lang w:val="en-US"/>
        </w:rPr>
        <w:t xml:space="preserve"> </w:t>
      </w:r>
      <w:r>
        <w:t>que a</w:t>
      </w:r>
      <w:ins w:id="66" w:author="Maria Cristina Almeida de Souza" w:date="2026-09-29T09:26:00Z" w16du:dateUtc="2026-09-29T12:26:00Z">
        <w:r w:rsidR="005B73EF">
          <w:t xml:space="preserve"> </w:t>
        </w:r>
      </w:ins>
      <w:ins w:id="67" w:author="Maria Cristina Almeida de Souza" w:date="2026-09-29T09:27:00Z" w16du:dateUtc="2026-09-29T12:27:00Z">
        <w:r w:rsidR="005B73EF">
          <w:t xml:space="preserve">equipe da </w:t>
        </w:r>
      </w:ins>
      <w:r>
        <w:t xml:space="preserve"> </w:t>
      </w:r>
      <w:del w:id="68" w:author="Maria Cristina Almeida de Souza" w:date="2026-09-29T09:27:00Z" w16du:dateUtc="2026-09-29T12:27:00Z">
        <w:r w:rsidDel="005B73EF">
          <w:delText>Estrat</w:delText>
        </w:r>
        <w:r w:rsidDel="005B73EF">
          <w:rPr>
            <w:lang w:val="en-US"/>
          </w:rPr>
          <w:delText>é</w:delText>
        </w:r>
        <w:r w:rsidDel="005B73EF">
          <w:rPr>
            <w:lang w:val="it-IT"/>
          </w:rPr>
          <w:delText>gia Sa</w:delText>
        </w:r>
        <w:r w:rsidDel="005B73EF">
          <w:rPr>
            <w:lang w:val="en-US"/>
          </w:rPr>
          <w:delText>ú</w:delText>
        </w:r>
        <w:r w:rsidDel="005B73EF">
          <w:delText>de da Fam</w:delText>
        </w:r>
        <w:r w:rsidDel="005B73EF">
          <w:rPr>
            <w:lang w:val="en-US"/>
          </w:rPr>
          <w:delText>í</w:delText>
        </w:r>
        <w:r w:rsidDel="005B73EF">
          <w:delText>lia</w:delText>
        </w:r>
      </w:del>
      <w:ins w:id="69" w:author="Maria Cristina Almeida de Souza" w:date="2026-09-29T09:27:00Z" w16du:dateUtc="2026-09-29T12:27:00Z">
        <w:r w:rsidR="005B73EF">
          <w:t>APS</w:t>
        </w:r>
      </w:ins>
      <w:r>
        <w:t xml:space="preserve"> </w:t>
      </w:r>
      <w:del w:id="70" w:author="Maria Cristina Almeida de Souza" w:date="2026-09-29T09:27:00Z" w16du:dateUtc="2026-09-29T12:27:00Z">
        <w:r w:rsidDel="005B73EF">
          <w:delText xml:space="preserve">esbarra </w:delText>
        </w:r>
      </w:del>
      <w:ins w:id="71" w:author="Maria Cristina Almeida de Souza" w:date="2026-09-29T09:27:00Z" w16du:dateUtc="2026-09-29T12:27:00Z">
        <w:r w:rsidR="005B73EF">
          <w:t>se depara</w:t>
        </w:r>
        <w:r w:rsidR="005B73EF">
          <w:t xml:space="preserve"> </w:t>
        </w:r>
      </w:ins>
      <w:del w:id="72" w:author="Maria Cristina Almeida de Souza" w:date="2026-09-29T09:27:00Z" w16du:dateUtc="2026-09-29T12:27:00Z">
        <w:r w:rsidDel="005B73EF">
          <w:delText xml:space="preserve">em </w:delText>
        </w:r>
      </w:del>
      <w:ins w:id="73" w:author="Maria Cristina Almeida de Souza" w:date="2026-09-29T09:27:00Z" w16du:dateUtc="2026-09-29T12:27:00Z">
        <w:r w:rsidR="005B73EF">
          <w:t xml:space="preserve">com </w:t>
        </w:r>
      </w:ins>
      <w:r>
        <w:t>limites estruturais</w:t>
      </w:r>
      <w:r>
        <w:rPr>
          <w:lang w:val="en-US"/>
        </w:rPr>
        <w:t xml:space="preserve"> como </w:t>
      </w:r>
      <w:r>
        <w:t>escassez de tempo de consulta</w:t>
      </w:r>
      <w:del w:id="74" w:author="Maria Cristina Almeida de Souza" w:date="2026-09-29T09:27:00Z" w16du:dateUtc="2026-09-29T12:27:00Z">
        <w:r w:rsidDel="005B73EF">
          <w:delText xml:space="preserve">, </w:delText>
        </w:r>
      </w:del>
      <w:ins w:id="75" w:author="Maria Cristina Almeida de Souza" w:date="2026-09-29T09:27:00Z" w16du:dateUtc="2026-09-29T12:27:00Z">
        <w:r w:rsidR="005B73EF">
          <w:t xml:space="preserve"> e</w:t>
        </w:r>
        <w:r w:rsidR="005B73EF">
          <w:t xml:space="preserve"> </w:t>
        </w:r>
      </w:ins>
      <w:r>
        <w:t>rotatividade de profissionais</w:t>
      </w:r>
      <w:del w:id="76" w:author="Maria Cristina Almeida de Souza" w:date="2026-09-29T09:27:00Z" w16du:dateUtc="2026-09-29T12:27:00Z">
        <w:r w:rsidDel="005B73EF">
          <w:delText xml:space="preserve">, </w:delText>
        </w:r>
      </w:del>
      <w:ins w:id="77" w:author="Maria Cristina Almeida de Souza" w:date="2026-09-29T09:27:00Z" w16du:dateUtc="2026-09-29T12:27:00Z">
        <w:r w:rsidR="005B73EF">
          <w:t xml:space="preserve"> em</w:t>
        </w:r>
        <w:r w:rsidR="005B73EF">
          <w:t xml:space="preserve"> </w:t>
        </w:r>
      </w:ins>
      <w:r>
        <w:t>um pa</w:t>
      </w:r>
      <w:r>
        <w:rPr>
          <w:lang w:val="en-US"/>
        </w:rPr>
        <w:t>í</w:t>
      </w:r>
      <w:r>
        <w:t>s de dimens</w:t>
      </w:r>
      <w:r>
        <w:rPr>
          <w:lang w:val="en-US"/>
        </w:rPr>
        <w:t>õ</w:t>
      </w:r>
      <w:r>
        <w:t>es continentais</w:t>
      </w:r>
      <w:ins w:id="78" w:author="Maria Cristina Almeida de Souza" w:date="2026-09-29T09:27:00Z" w16du:dateUtc="2026-09-29T12:27:00Z">
        <w:r w:rsidR="005B73EF">
          <w:t xml:space="preserve"> como o Brasil</w:t>
        </w:r>
      </w:ins>
      <w:r>
        <w:t>.</w:t>
      </w:r>
    </w:p>
    <w:p w14:paraId="2E2BC41E" w14:textId="47C3244F" w:rsidR="0010416E" w:rsidDel="006C21E1" w:rsidRDefault="00000000" w:rsidP="00FE1A21">
      <w:pPr>
        <w:pStyle w:val="CorpoA"/>
        <w:spacing w:after="0" w:line="360" w:lineRule="auto"/>
        <w:ind w:firstLine="851"/>
        <w:jc w:val="both"/>
        <w:rPr>
          <w:del w:id="79" w:author="Maria Cristina Almeida de Souza" w:date="2026-09-29T09:30:00Z" w16du:dateUtc="2026-09-29T12:30:00Z"/>
        </w:rPr>
        <w:pPrChange w:id="80" w:author="Maria Cristina Almeida de Souza" w:date="2026-09-29T09:24:00Z" w16du:dateUtc="2026-09-29T12:24:00Z">
          <w:pPr>
            <w:pStyle w:val="CorpoA"/>
            <w:jc w:val="both"/>
          </w:pPr>
        </w:pPrChange>
      </w:pPr>
      <w:r>
        <w:t>Frente a essa</w:t>
      </w:r>
      <w:ins w:id="81" w:author="Maria Cristina Almeida de Souza" w:date="2026-09-29T09:27:00Z" w16du:dateUtc="2026-09-29T12:27:00Z">
        <w:r w:rsidR="005B73EF">
          <w:t>s</w:t>
        </w:r>
      </w:ins>
      <w:r>
        <w:t xml:space="preserve"> </w:t>
      </w:r>
      <w:del w:id="82" w:author="Maria Cristina Almeida de Souza" w:date="2026-09-29T09:27:00Z" w16du:dateUtc="2026-09-29T12:27:00Z">
        <w:r w:rsidDel="005B73EF">
          <w:delText>limita</w:delText>
        </w:r>
        <w:r w:rsidDel="005B73EF">
          <w:rPr>
            <w:lang w:val="en-US"/>
          </w:rPr>
          <w:delText>çã</w:delText>
        </w:r>
        <w:r w:rsidDel="005B73EF">
          <w:delText xml:space="preserve">o </w:delText>
        </w:r>
      </w:del>
      <w:ins w:id="83" w:author="Maria Cristina Almeida de Souza" w:date="2026-09-29T09:27:00Z" w16du:dateUtc="2026-09-29T12:27:00Z">
        <w:r w:rsidR="005B73EF">
          <w:t>limita</w:t>
        </w:r>
        <w:r w:rsidR="005B73EF">
          <w:rPr>
            <w:lang w:val="en-US"/>
          </w:rPr>
          <w:t>ç</w:t>
        </w:r>
        <w:r w:rsidR="005B73EF">
          <w:rPr>
            <w:lang w:val="en-US"/>
          </w:rPr>
          <w:t>ões</w:t>
        </w:r>
      </w:ins>
      <w:del w:id="84" w:author="Maria Cristina Almeida de Souza" w:date="2026-09-29T09:27:00Z" w16du:dateUtc="2026-09-29T12:27:00Z">
        <w:r w:rsidDel="005B73EF">
          <w:delText>estrutural</w:delText>
        </w:r>
      </w:del>
      <w:r>
        <w:t xml:space="preserve">, uma </w:t>
      </w:r>
      <w:ins w:id="85" w:author="Maria Cristina Almeida de Souza" w:date="2026-09-29T09:28:00Z" w16du:dateUtc="2026-09-29T12:28:00Z">
        <w:r w:rsidR="006C21E1">
          <w:t xml:space="preserve">das </w:t>
        </w:r>
      </w:ins>
      <w:r>
        <w:t>solu</w:t>
      </w:r>
      <w:r>
        <w:rPr>
          <w:lang w:val="en-US"/>
        </w:rPr>
        <w:t>çã</w:t>
      </w:r>
      <w:r>
        <w:t xml:space="preserve">o </w:t>
      </w:r>
      <w:del w:id="86" w:author="Maria Cristina Almeida de Souza" w:date="2026-09-29T09:28:00Z" w16du:dateUtc="2026-09-29T12:28:00Z">
        <w:r w:rsidDel="006C21E1">
          <w:delText xml:space="preserve">foi </w:delText>
        </w:r>
      </w:del>
      <w:r>
        <w:t>proposta</w:t>
      </w:r>
      <w:del w:id="87" w:author="Maria Cristina Almeida de Souza" w:date="2026-09-29T09:28:00Z" w16du:dateUtc="2026-09-29T12:28:00Z">
        <w:r w:rsidDel="006C21E1">
          <w:delText xml:space="preserve">: </w:delText>
        </w:r>
      </w:del>
      <w:ins w:id="88" w:author="Maria Cristina Almeida de Souza" w:date="2026-09-29T09:28:00Z" w16du:dateUtc="2026-09-29T12:28:00Z">
        <w:r w:rsidR="006C21E1">
          <w:t>s foi o</w:t>
        </w:r>
        <w:r w:rsidR="006C21E1">
          <w:t xml:space="preserve"> </w:t>
        </w:r>
      </w:ins>
      <w:r>
        <w:t>telemonitoramento</w:t>
      </w:r>
      <w:del w:id="89" w:author="Maria Cristina Almeida de Souza" w:date="2026-09-29T09:28:00Z" w16du:dateUtc="2026-09-29T12:28:00Z">
        <w:r w:rsidDel="006C21E1">
          <w:delText>,</w:delText>
        </w:r>
      </w:del>
      <w:r>
        <w:t xml:space="preserve"> </w:t>
      </w:r>
      <w:ins w:id="90" w:author="Maria Cristina Almeida de Souza" w:date="2026-09-29T09:28:00Z" w16du:dateUtc="2026-09-29T12:28:00Z">
        <w:r w:rsidR="006C21E1">
          <w:t xml:space="preserve">com </w:t>
        </w:r>
      </w:ins>
      <w:r>
        <w:t>o envio remoto e sistem</w:t>
      </w:r>
      <w:r>
        <w:rPr>
          <w:lang w:val="en-US"/>
        </w:rPr>
        <w:t>á</w:t>
      </w:r>
      <w:r>
        <w:t>tico de par</w:t>
      </w:r>
      <w:r>
        <w:rPr>
          <w:lang w:val="en-US"/>
        </w:rPr>
        <w:t>â</w:t>
      </w:r>
      <w:r>
        <w:t>metros cl</w:t>
      </w:r>
      <w:r>
        <w:rPr>
          <w:lang w:val="en-US"/>
        </w:rPr>
        <w:t>í</w:t>
      </w:r>
      <w:r>
        <w:t>nicos do domic</w:t>
      </w:r>
      <w:r>
        <w:rPr>
          <w:lang w:val="en-US"/>
        </w:rPr>
        <w:t>í</w:t>
      </w:r>
      <w:r>
        <w:rPr>
          <w:lang w:val="it-IT"/>
        </w:rPr>
        <w:t xml:space="preserve">lio </w:t>
      </w:r>
      <w:r>
        <w:rPr>
          <w:lang w:val="en-US"/>
        </w:rPr>
        <w:t xml:space="preserve">à </w:t>
      </w:r>
      <w:r>
        <w:t>equipe de sa</w:t>
      </w:r>
      <w:r>
        <w:rPr>
          <w:lang w:val="en-US"/>
        </w:rPr>
        <w:t>ú</w:t>
      </w:r>
      <w:r>
        <w:t>de</w:t>
      </w:r>
      <w:ins w:id="91" w:author="Maria Cristina Almeida de Souza" w:date="2026-09-29T09:28:00Z" w16du:dateUtc="2026-09-29T12:28:00Z">
        <w:r w:rsidR="006C21E1">
          <w:t xml:space="preserve"> da APS</w:t>
        </w:r>
      </w:ins>
      <w:r>
        <w:t xml:space="preserve">, com ou sem retorno estruturado. A promessa </w:t>
      </w:r>
      <w:r>
        <w:rPr>
          <w:lang w:val="en-US"/>
        </w:rPr>
        <w:t xml:space="preserve">é </w:t>
      </w:r>
      <w:r>
        <w:t>ampliar o cuidado longitudinal sem exigir deslocamento nem tempo extra de consulta</w:t>
      </w:r>
      <w:r>
        <w:rPr>
          <w:vertAlign w:val="superscript"/>
        </w:rPr>
        <w:t>2</w:t>
      </w:r>
      <w:r>
        <w:rPr>
          <w:lang w:val="it-IT"/>
        </w:rPr>
        <w:t xml:space="preserve">. A tecnologia </w:t>
      </w:r>
      <w:r>
        <w:rPr>
          <w:lang w:val="en-US"/>
        </w:rPr>
        <w:t xml:space="preserve">é </w:t>
      </w:r>
      <w:r>
        <w:t>distinta da teleconsultoria entre profissionais e da teleconsulta s</w:t>
      </w:r>
      <w:r>
        <w:rPr>
          <w:lang w:val="en-US"/>
        </w:rPr>
        <w:t>í</w:t>
      </w:r>
      <w:r>
        <w:rPr>
          <w:lang w:val="it-IT"/>
        </w:rPr>
        <w:t>ncrona, ambas j</w:t>
      </w:r>
      <w:r>
        <w:rPr>
          <w:lang w:val="en-US"/>
        </w:rPr>
        <w:t xml:space="preserve">á </w:t>
      </w:r>
      <w:r>
        <w:t>consolidadas no Brasil pelo Programa Nacional Telessa</w:t>
      </w:r>
      <w:r>
        <w:rPr>
          <w:lang w:val="en-US"/>
        </w:rPr>
        <w:t>ú</w:t>
      </w:r>
      <w:r>
        <w:t>de Brasil Redes</w:t>
      </w:r>
      <w:r>
        <w:rPr>
          <w:vertAlign w:val="superscript"/>
        </w:rPr>
        <w:t>3,4</w:t>
      </w:r>
      <w:r>
        <w:t>. Falta, por</w:t>
      </w:r>
      <w:r>
        <w:rPr>
          <w:lang w:val="en-US"/>
        </w:rPr>
        <w:t>é</w:t>
      </w:r>
      <w:r>
        <w:t xml:space="preserve">m, </w:t>
      </w:r>
      <w:ins w:id="92" w:author="Maria Cristina Almeida de Souza" w:date="2026-09-29T09:29:00Z" w16du:dateUtc="2026-09-29T12:29:00Z">
        <w:r w:rsidR="006C21E1">
          <w:t xml:space="preserve">a </w:t>
        </w:r>
      </w:ins>
      <w:r>
        <w:t>sistematiza</w:t>
      </w:r>
      <w:r>
        <w:rPr>
          <w:lang w:val="en-US"/>
        </w:rPr>
        <w:t>çã</w:t>
      </w:r>
      <w:r>
        <w:rPr>
          <w:lang w:val="es-ES_tradnl"/>
        </w:rPr>
        <w:t>o</w:t>
      </w:r>
      <w:del w:id="93" w:author="Maria Cristina Almeida de Souza" w:date="2026-09-29T09:29:00Z" w16du:dateUtc="2026-09-29T12:29:00Z">
        <w:r w:rsidDel="006C21E1">
          <w:rPr>
            <w:lang w:val="es-ES_tradnl"/>
          </w:rPr>
          <w:delText xml:space="preserve">: </w:delText>
        </w:r>
      </w:del>
      <w:ins w:id="94" w:author="Maria Cristina Almeida de Souza" w:date="2026-09-29T09:29:00Z" w16du:dateUtc="2026-09-29T12:29:00Z">
        <w:r w:rsidR="006C21E1">
          <w:rPr>
            <w:lang w:val="es-ES_tradnl"/>
          </w:rPr>
          <w:t xml:space="preserve"> dessa conduta</w:t>
        </w:r>
        <w:r w:rsidR="006C21E1">
          <w:rPr>
            <w:lang w:val="es-ES_tradnl"/>
          </w:rPr>
          <w:t xml:space="preserve"> </w:t>
        </w:r>
      </w:ins>
      <w:r>
        <w:rPr>
          <w:lang w:val="es-ES_tradnl"/>
        </w:rPr>
        <w:t>como estrat</w:t>
      </w:r>
      <w:r>
        <w:rPr>
          <w:lang w:val="en-US"/>
        </w:rPr>
        <w:t>é</w:t>
      </w:r>
      <w:r>
        <w:rPr>
          <w:lang w:val="it-IT"/>
        </w:rPr>
        <w:t>gia de monitoramento cont</w:t>
      </w:r>
      <w:r>
        <w:rPr>
          <w:lang w:val="en-US"/>
        </w:rPr>
        <w:t>í</w:t>
      </w:r>
      <w:r>
        <w:t>nuo de doen</w:t>
      </w:r>
      <w:r>
        <w:rPr>
          <w:lang w:val="en-US"/>
        </w:rPr>
        <w:t>ç</w:t>
      </w:r>
      <w:r>
        <w:t>as cr</w:t>
      </w:r>
      <w:r>
        <w:rPr>
          <w:lang w:val="en-US"/>
        </w:rPr>
        <w:t>ô</w:t>
      </w:r>
      <w:r>
        <w:t xml:space="preserve">nicas, </w:t>
      </w:r>
      <w:del w:id="95" w:author="Maria Cristina Almeida de Souza" w:date="2026-09-29T09:29:00Z" w16du:dateUtc="2026-09-29T12:29:00Z">
        <w:r w:rsidDel="006C21E1">
          <w:delText xml:space="preserve">ela </w:delText>
        </w:r>
      </w:del>
      <w:ins w:id="96" w:author="Maria Cristina Almeida de Souza" w:date="2026-09-29T09:29:00Z" w16du:dateUtc="2026-09-29T12:29:00Z">
        <w:r w:rsidR="006C21E1">
          <w:t>que</w:t>
        </w:r>
        <w:r w:rsidR="006C21E1">
          <w:t xml:space="preserve"> </w:t>
        </w:r>
      </w:ins>
      <w:r>
        <w:t xml:space="preserve">permanece </w:t>
      </w:r>
      <w:ins w:id="97" w:author="Maria Cristina Almeida de Souza" w:date="2026-09-29T09:29:00Z" w16du:dateUtc="2026-09-29T12:29:00Z">
        <w:r w:rsidR="006C21E1">
          <w:t xml:space="preserve">ainda, </w:t>
        </w:r>
      </w:ins>
      <w:r>
        <w:t>pouco explorada na APS</w:t>
      </w:r>
      <w:del w:id="98" w:author="Maria Cristina Almeida de Souza" w:date="2026-09-29T09:29:00Z" w16du:dateUtc="2026-09-29T12:29:00Z">
        <w:r w:rsidDel="006C21E1">
          <w:delText xml:space="preserve"> nacional</w:delText>
        </w:r>
      </w:del>
      <w:r>
        <w:t xml:space="preserve">. Essa lacuna </w:t>
      </w:r>
      <w:r>
        <w:rPr>
          <w:lang w:val="en-US"/>
        </w:rPr>
        <w:t xml:space="preserve">é </w:t>
      </w:r>
      <w:r>
        <w:t>o ponto de partida desta revis</w:t>
      </w:r>
      <w:r>
        <w:rPr>
          <w:lang w:val="en-US"/>
        </w:rPr>
        <w:t>ã</w:t>
      </w:r>
      <w:r>
        <w:rPr>
          <w:lang w:val="es-ES_tradnl"/>
        </w:rPr>
        <w:t>o, que busca situ</w:t>
      </w:r>
      <w:r>
        <w:rPr>
          <w:lang w:val="en-US"/>
        </w:rPr>
        <w:t>á</w:t>
      </w:r>
      <w:r>
        <w:rPr>
          <w:lang w:val="es-ES_tradnl"/>
        </w:rPr>
        <w:t xml:space="preserve">-la frente </w:t>
      </w:r>
      <w:r>
        <w:rPr>
          <w:lang w:val="en-US"/>
        </w:rPr>
        <w:t xml:space="preserve">à </w:t>
      </w:r>
      <w:r>
        <w:rPr>
          <w:lang w:val="it-IT"/>
        </w:rPr>
        <w:t>evid</w:t>
      </w:r>
      <w:r>
        <w:rPr>
          <w:lang w:val="en-US"/>
        </w:rPr>
        <w:t>ê</w:t>
      </w:r>
      <w:r>
        <w:t xml:space="preserve">ncia </w:t>
      </w:r>
      <w:ins w:id="99" w:author="Maria Cristina Almeida de Souza" w:date="2026-09-29T09:29:00Z" w16du:dateUtc="2026-09-29T12:29:00Z">
        <w:r w:rsidR="006C21E1">
          <w:t xml:space="preserve">internacional </w:t>
        </w:r>
      </w:ins>
      <w:del w:id="100" w:author="Maria Cristina Almeida de Souza" w:date="2026-09-29T09:29:00Z" w16du:dateUtc="2026-09-29T12:29:00Z">
        <w:r w:rsidDel="006C21E1">
          <w:delText xml:space="preserve">internacional </w:delText>
        </w:r>
      </w:del>
      <w:r>
        <w:t>j</w:t>
      </w:r>
      <w:r>
        <w:rPr>
          <w:lang w:val="en-US"/>
        </w:rPr>
        <w:t xml:space="preserve">á </w:t>
      </w:r>
      <w:del w:id="101" w:author="Maria Cristina Almeida de Souza" w:date="2026-09-29T09:29:00Z" w16du:dateUtc="2026-09-29T12:29:00Z">
        <w:r w:rsidDel="006C21E1">
          <w:delText>acumulada</w:delText>
        </w:r>
      </w:del>
      <w:ins w:id="102" w:author="Maria Cristina Almeida de Souza" w:date="2026-09-29T09:29:00Z" w16du:dateUtc="2026-09-29T12:29:00Z">
        <w:r w:rsidR="006C21E1">
          <w:t>socializada</w:t>
        </w:r>
      </w:ins>
      <w:del w:id="103" w:author="Maria Cristina Almeida de Souza" w:date="2026-09-29T09:30:00Z" w16du:dateUtc="2026-09-29T12:30:00Z">
        <w:r w:rsidDel="006C21E1">
          <w:delText>.</w:delText>
        </w:r>
      </w:del>
      <w:ins w:id="104" w:author="Maria Cristina Almeida de Souza" w:date="2026-09-29T09:30:00Z" w16du:dateUtc="2026-09-29T12:30:00Z">
        <w:r w:rsidR="006C21E1">
          <w:t>, que</w:t>
        </w:r>
      </w:ins>
    </w:p>
    <w:p w14:paraId="2DC8404C" w14:textId="77777777" w:rsidR="006C21E1" w:rsidRDefault="00000000" w:rsidP="006C21E1">
      <w:pPr>
        <w:pStyle w:val="CorpoA"/>
        <w:spacing w:after="0" w:line="360" w:lineRule="auto"/>
        <w:ind w:firstLine="851"/>
        <w:jc w:val="both"/>
        <w:rPr>
          <w:ins w:id="105" w:author="Maria Cristina Almeida de Souza" w:date="2026-09-29T09:30:00Z" w16du:dateUtc="2026-09-29T12:30:00Z"/>
        </w:rPr>
      </w:pPr>
      <w:del w:id="106" w:author="Maria Cristina Almeida de Souza" w:date="2026-09-29T09:30:00Z" w16du:dateUtc="2026-09-29T12:30:00Z">
        <w:r w:rsidDel="006C21E1">
          <w:delText>Essa evid</w:delText>
        </w:r>
        <w:r w:rsidDel="006C21E1">
          <w:rPr>
            <w:lang w:val="en-US"/>
          </w:rPr>
          <w:delText>ê</w:delText>
        </w:r>
        <w:r w:rsidDel="006C21E1">
          <w:delText>ncia internacional</w:delText>
        </w:r>
      </w:del>
      <w:r>
        <w:t xml:space="preserve">, reunida sobretudo na </w:t>
      </w:r>
      <w:r>
        <w:rPr>
          <w:lang w:val="en-US"/>
        </w:rPr>
        <w:t>ú</w:t>
      </w:r>
      <w:r>
        <w:rPr>
          <w:lang w:val="it-IT"/>
        </w:rPr>
        <w:t>ltima d</w:t>
      </w:r>
      <w:r>
        <w:rPr>
          <w:lang w:val="en-US"/>
        </w:rPr>
        <w:t>é</w:t>
      </w:r>
      <w:r>
        <w:t xml:space="preserve">cada, </w:t>
      </w:r>
      <w:r>
        <w:rPr>
          <w:lang w:val="en-US"/>
        </w:rPr>
        <w:t xml:space="preserve">é </w:t>
      </w:r>
      <w:r>
        <w:t xml:space="preserve">numericamente expressiva para HAS e, em menor medida, para DM. Mas </w:t>
      </w:r>
      <w:r>
        <w:rPr>
          <w:lang w:val="en-US"/>
        </w:rPr>
        <w:t xml:space="preserve">é </w:t>
      </w:r>
      <w:r>
        <w:t>heterog</w:t>
      </w:r>
      <w:r>
        <w:rPr>
          <w:lang w:val="en-US"/>
        </w:rPr>
        <w:t>ê</w:t>
      </w:r>
      <w:r>
        <w:t>nea.</w:t>
      </w:r>
    </w:p>
    <w:p w14:paraId="600F719D" w14:textId="54E6438C" w:rsidR="0010416E" w:rsidRDefault="00000000" w:rsidP="006C21E1">
      <w:pPr>
        <w:pStyle w:val="CorpoA"/>
        <w:spacing w:after="0" w:line="360" w:lineRule="auto"/>
        <w:ind w:firstLine="851"/>
        <w:jc w:val="both"/>
        <w:pPrChange w:id="107" w:author="Maria Cristina Almeida de Souza" w:date="2026-09-29T09:30:00Z" w16du:dateUtc="2026-09-29T12:30:00Z">
          <w:pPr>
            <w:pStyle w:val="CorpoA"/>
            <w:jc w:val="both"/>
          </w:pPr>
        </w:pPrChange>
      </w:pPr>
      <w:r>
        <w:t xml:space="preserve"> </w:t>
      </w:r>
      <w:ins w:id="108" w:author="Maria Cristina Almeida de Souza" w:date="2026-09-29T09:30:00Z" w16du:dateUtc="2026-09-29T12:30:00Z">
        <w:r w:rsidR="006C21E1">
          <w:t>Desta forma</w:t>
        </w:r>
        <w:r w:rsidR="006C21E1" w:rsidRPr="006C21E1">
          <w:rPr>
            <w:highlight w:val="yellow"/>
            <w:rPrChange w:id="109" w:author="Maria Cristina Almeida de Souza" w:date="2026-09-29T09:30:00Z" w16du:dateUtc="2026-09-29T12:30:00Z">
              <w:rPr/>
            </w:rPrChange>
          </w:rPr>
          <w:t>, e</w:t>
        </w:r>
      </w:ins>
      <w:del w:id="110" w:author="Maria Cristina Almeida de Souza" w:date="2026-09-29T09:30:00Z" w16du:dateUtc="2026-09-29T12:30:00Z">
        <w:r w:rsidRPr="006C21E1" w:rsidDel="006C21E1">
          <w:rPr>
            <w:highlight w:val="yellow"/>
            <w:rPrChange w:id="111" w:author="Maria Cristina Almeida de Souza" w:date="2026-09-29T09:30:00Z" w16du:dateUtc="2026-09-29T12:30:00Z">
              <w:rPr/>
            </w:rPrChange>
          </w:rPr>
          <w:delText>E</w:delText>
        </w:r>
      </w:del>
      <w:r w:rsidRPr="006C21E1">
        <w:rPr>
          <w:highlight w:val="yellow"/>
          <w:rPrChange w:id="112" w:author="Maria Cristina Almeida de Souza" w:date="2026-09-29T09:30:00Z" w16du:dateUtc="2026-09-29T12:30:00Z">
            <w:rPr/>
          </w:rPrChange>
        </w:rPr>
        <w:t>nsaios de grande porte encontraram redu</w:t>
      </w:r>
      <w:r w:rsidRPr="006C21E1">
        <w:rPr>
          <w:highlight w:val="yellow"/>
          <w:lang w:val="en-US"/>
          <w:rPrChange w:id="113" w:author="Maria Cristina Almeida de Souza" w:date="2026-09-29T09:30:00Z" w16du:dateUtc="2026-09-29T12:30:00Z">
            <w:rPr>
              <w:lang w:val="en-US"/>
            </w:rPr>
          </w:rPrChange>
        </w:rPr>
        <w:t>çõ</w:t>
      </w:r>
      <w:r w:rsidRPr="006C21E1">
        <w:rPr>
          <w:highlight w:val="yellow"/>
          <w:rPrChange w:id="114" w:author="Maria Cristina Almeida de Souza" w:date="2026-09-29T09:30:00Z" w16du:dateUtc="2026-09-29T12:30:00Z">
            <w:rPr/>
          </w:rPrChange>
        </w:rPr>
        <w:t>es clinicamente relevantes da press</w:t>
      </w:r>
      <w:r w:rsidRPr="006C21E1">
        <w:rPr>
          <w:highlight w:val="yellow"/>
          <w:lang w:val="en-US"/>
          <w:rPrChange w:id="115" w:author="Maria Cristina Almeida de Souza" w:date="2026-09-29T09:30:00Z" w16du:dateUtc="2026-09-29T12:30:00Z">
            <w:rPr>
              <w:lang w:val="en-US"/>
            </w:rPr>
          </w:rPrChange>
        </w:rPr>
        <w:t>ã</w:t>
      </w:r>
      <w:r w:rsidRPr="006C21E1">
        <w:rPr>
          <w:highlight w:val="yellow"/>
          <w:lang w:val="it-IT"/>
          <w:rPrChange w:id="116" w:author="Maria Cristina Almeida de Souza" w:date="2026-09-29T09:30:00Z" w16du:dateUtc="2026-09-29T12:30:00Z">
            <w:rPr>
              <w:lang w:val="it-IT"/>
            </w:rPr>
          </w:rPrChange>
        </w:rPr>
        <w:t>o arterial sist</w:t>
      </w:r>
      <w:r w:rsidRPr="006C21E1">
        <w:rPr>
          <w:highlight w:val="yellow"/>
          <w:lang w:val="en-US"/>
          <w:rPrChange w:id="117" w:author="Maria Cristina Almeida de Souza" w:date="2026-09-29T09:30:00Z" w16du:dateUtc="2026-09-29T12:30:00Z">
            <w:rPr>
              <w:lang w:val="en-US"/>
            </w:rPr>
          </w:rPrChange>
        </w:rPr>
        <w:t>ó</w:t>
      </w:r>
      <w:r w:rsidRPr="006C21E1">
        <w:rPr>
          <w:highlight w:val="yellow"/>
          <w:rPrChange w:id="118" w:author="Maria Cristina Almeida de Souza" w:date="2026-09-29T09:30:00Z" w16du:dateUtc="2026-09-29T12:30:00Z">
            <w:rPr/>
          </w:rPrChange>
        </w:rPr>
        <w:t>lica quando o telemonitoramento veio acompanhado de suporte cl</w:t>
      </w:r>
      <w:r w:rsidRPr="006C21E1">
        <w:rPr>
          <w:highlight w:val="yellow"/>
          <w:lang w:val="en-US"/>
          <w:rPrChange w:id="119" w:author="Maria Cristina Almeida de Souza" w:date="2026-09-29T09:30:00Z" w16du:dateUtc="2026-09-29T12:30:00Z">
            <w:rPr>
              <w:lang w:val="en-US"/>
            </w:rPr>
          </w:rPrChange>
        </w:rPr>
        <w:t>í</w:t>
      </w:r>
      <w:r w:rsidRPr="006C21E1">
        <w:rPr>
          <w:highlight w:val="yellow"/>
          <w:rPrChange w:id="120" w:author="Maria Cristina Almeida de Souza" w:date="2026-09-29T09:30:00Z" w16du:dateUtc="2026-09-29T12:30:00Z">
            <w:rPr/>
          </w:rPrChange>
        </w:rPr>
        <w:t>nico estruturado</w:t>
      </w:r>
      <w:r w:rsidRPr="006C21E1">
        <w:rPr>
          <w:highlight w:val="yellow"/>
          <w:vertAlign w:val="superscript"/>
          <w:rPrChange w:id="121" w:author="Maria Cristina Almeida de Souza" w:date="2026-09-29T09:30:00Z" w16du:dateUtc="2026-09-29T12:30:00Z">
            <w:rPr>
              <w:vertAlign w:val="superscript"/>
            </w:rPr>
          </w:rPrChange>
        </w:rPr>
        <w:t>5</w:t>
      </w:r>
      <w:r>
        <w:rPr>
          <w:vertAlign w:val="superscript"/>
        </w:rPr>
        <w:t>,6</w:t>
      </w:r>
      <w:r>
        <w:t>; outros n</w:t>
      </w:r>
      <w:r>
        <w:rPr>
          <w:lang w:val="en-US"/>
        </w:rPr>
        <w:t>ã</w:t>
      </w:r>
      <w:r>
        <w:t>o encontraram benef</w:t>
      </w:r>
      <w:r>
        <w:rPr>
          <w:lang w:val="en-US"/>
        </w:rPr>
        <w:t>í</w:t>
      </w:r>
      <w:r>
        <w:t>cio algum quando a tecnologia foi introduzida sozinha</w:t>
      </w:r>
      <w:r>
        <w:rPr>
          <w:vertAlign w:val="superscript"/>
        </w:rPr>
        <w:t>7,8</w:t>
      </w:r>
      <w:r>
        <w:t xml:space="preserve">. </w:t>
      </w:r>
      <w:ins w:id="122" w:author="Maria Cristina Almeida de Souza" w:date="2026-09-29T09:31:00Z" w16du:dateUtc="2026-09-29T12:31:00Z">
        <w:r w:rsidR="006C21E1">
          <w:t>A relevância deste achado suscita a investigação de</w:t>
        </w:r>
      </w:ins>
      <w:del w:id="123" w:author="Maria Cristina Almeida de Souza" w:date="2026-09-29T09:31:00Z" w16du:dateUtc="2026-09-29T12:31:00Z">
        <w:r w:rsidDel="006C21E1">
          <w:delText>Da</w:delText>
        </w:r>
        <w:r w:rsidDel="006C21E1">
          <w:rPr>
            <w:lang w:val="en-US"/>
          </w:rPr>
          <w:delText xml:space="preserve">í </w:delText>
        </w:r>
        <w:r w:rsidDel="006C21E1">
          <w:delText xml:space="preserve">uma pergunta central para a APS brasileira: sob </w:delText>
        </w:r>
      </w:del>
      <w:r>
        <w:t>quais condi</w:t>
      </w:r>
      <w:r>
        <w:rPr>
          <w:lang w:val="en-US"/>
        </w:rPr>
        <w:t>çõ</w:t>
      </w:r>
      <w:r>
        <w:t>es o telemonitoramento realmente melhora o cuidado de HAS e DM</w:t>
      </w:r>
      <w:ins w:id="124" w:author="Maria Cristina Almeida de Souza" w:date="2026-09-29T09:31:00Z" w16du:dateUtc="2026-09-29T12:31:00Z">
        <w:r w:rsidR="006C21E1">
          <w:t xml:space="preserve">, e </w:t>
        </w:r>
      </w:ins>
      <w:del w:id="125" w:author="Maria Cristina Almeida de Souza" w:date="2026-09-29T09:31:00Z" w16du:dateUtc="2026-09-29T12:31:00Z">
        <w:r w:rsidDel="006C21E1">
          <w:delText xml:space="preserve"> </w:delText>
        </w:r>
        <w:r w:rsidDel="006C21E1">
          <w:rPr>
            <w:lang w:val="en-US"/>
          </w:rPr>
          <w:delText xml:space="preserve">— </w:delText>
        </w:r>
      </w:del>
      <w:r>
        <w:t xml:space="preserve">com quais custos, </w:t>
      </w:r>
      <w:del w:id="126" w:author="Maria Cristina Almeida de Souza" w:date="2026-09-29T09:31:00Z" w16du:dateUtc="2026-09-29T12:31:00Z">
        <w:r w:rsidDel="006C21E1">
          <w:delText xml:space="preserve">quais </w:delText>
        </w:r>
      </w:del>
      <w:r>
        <w:t xml:space="preserve">barreiras, e </w:t>
      </w:r>
      <w:del w:id="127" w:author="Maria Cristina Almeida de Souza" w:date="2026-09-29T09:32:00Z" w16du:dateUtc="2026-09-29T12:32:00Z">
        <w:r w:rsidDel="006C21E1">
          <w:delText>o risco de excluir justamente quem mais precisaria dele?</w:delText>
        </w:r>
      </w:del>
      <w:ins w:id="128" w:author="Maria Cristina Almeida de Souza" w:date="2026-09-29T09:32:00Z" w16du:dateUtc="2026-09-29T12:32:00Z">
        <w:r w:rsidR="006C21E1">
          <w:t>público alvo.</w:t>
        </w:r>
      </w:ins>
      <w:r>
        <w:t xml:space="preserve"> E</w:t>
      </w:r>
      <w:ins w:id="129" w:author="Maria Cristina Almeida de Souza" w:date="2026-09-29T09:32:00Z" w16du:dateUtc="2026-09-29T12:32:00Z">
        <w:r w:rsidR="006C21E1">
          <w:t>, ainda, se faz necessário problematizar</w:t>
        </w:r>
      </w:ins>
      <w:r>
        <w:t xml:space="preserve"> o que essa evid</w:t>
      </w:r>
      <w:r>
        <w:rPr>
          <w:lang w:val="en-US"/>
        </w:rPr>
        <w:t>ê</w:t>
      </w:r>
      <w:r>
        <w:t>ncia, produzida majoritariamente em sistemas de sa</w:t>
      </w:r>
      <w:r>
        <w:rPr>
          <w:lang w:val="en-US"/>
        </w:rPr>
        <w:t>ú</w:t>
      </w:r>
      <w:r>
        <w:t>de de alta renda, permite concluir para um sistema p</w:t>
      </w:r>
      <w:r>
        <w:rPr>
          <w:lang w:val="en-US"/>
        </w:rPr>
        <w:t>ú</w:t>
      </w:r>
      <w:r>
        <w:t>blico, universal e territorializado como o SUS</w:t>
      </w:r>
      <w:del w:id="130" w:author="Maria Cristina Almeida de Souza" w:date="2026-09-29T09:32:00Z" w16du:dateUtc="2026-09-29T12:32:00Z">
        <w:r w:rsidDel="006C21E1">
          <w:delText>?</w:delText>
        </w:r>
      </w:del>
      <w:ins w:id="131" w:author="Maria Cristina Almeida de Souza" w:date="2026-09-29T09:32:00Z" w16du:dateUtc="2026-09-29T12:32:00Z">
        <w:r w:rsidR="006C21E1">
          <w:t>.</w:t>
        </w:r>
      </w:ins>
    </w:p>
    <w:p w14:paraId="4BCA5F7F" w14:textId="57637B22" w:rsidR="006C21E1" w:rsidRDefault="00000000" w:rsidP="00FE1A21">
      <w:pPr>
        <w:pStyle w:val="CorpoA"/>
        <w:spacing w:after="0" w:line="360" w:lineRule="auto"/>
        <w:ind w:firstLine="851"/>
        <w:jc w:val="both"/>
        <w:rPr>
          <w:ins w:id="132" w:author="Maria Cristina Almeida de Souza" w:date="2026-09-29T09:33:00Z" w16du:dateUtc="2026-09-29T12:33:00Z"/>
        </w:rPr>
      </w:pPr>
      <w:r>
        <w:t xml:space="preserve">Diante desse panorama de evidência internacional heterogênea e ainda pouco transposta para a realidade da APS brasileira, impõe-se a necessidade de uma síntese crítica abrangente. O objetivo desta revisão integrativa é analisar o </w:t>
      </w:r>
      <w:r>
        <w:lastRenderedPageBreak/>
        <w:t xml:space="preserve">conhecimento acumulado sobre efetividade clínica, custo-efetividade, aceitabilidade e barreiras de implementação do telemonitoramento de HAS e DM tipo 2 na </w:t>
      </w:r>
      <w:del w:id="133" w:author="Maria Cristina Almeida de Souza" w:date="2026-09-29T09:33:00Z" w16du:dateUtc="2026-09-29T12:33:00Z">
        <w:r w:rsidDel="006C21E1">
          <w:delText>Atenção Primária à Saúde</w:delText>
        </w:r>
      </w:del>
      <w:ins w:id="134" w:author="Maria Cristina Almeida de Souza" w:date="2026-09-29T09:33:00Z" w16du:dateUtc="2026-09-29T12:33:00Z">
        <w:r w:rsidR="006C21E1">
          <w:t>APS</w:t>
        </w:r>
      </w:ins>
      <w:r>
        <w:t xml:space="preserve">, discutindo com rigor as implicações e requisitos para sua incorporação responsável e equitativa no </w:t>
      </w:r>
      <w:del w:id="135" w:author="Maria Cristina Almeida de Souza" w:date="2026-09-29T09:33:00Z" w16du:dateUtc="2026-09-29T12:33:00Z">
        <w:r w:rsidDel="006C21E1">
          <w:delText>Sistema Único de Saúde</w:delText>
        </w:r>
      </w:del>
      <w:ins w:id="136" w:author="Maria Cristina Almeida de Souza" w:date="2026-09-29T09:33:00Z" w16du:dateUtc="2026-09-29T12:33:00Z">
        <w:r w:rsidR="006C21E1">
          <w:t>SUS.</w:t>
        </w:r>
      </w:ins>
    </w:p>
    <w:p w14:paraId="4B866F26" w14:textId="21BB70BD" w:rsidR="0010416E" w:rsidDel="006C21E1" w:rsidRDefault="00000000" w:rsidP="00FE1A21">
      <w:pPr>
        <w:pStyle w:val="CorpoA"/>
        <w:spacing w:after="0" w:line="360" w:lineRule="auto"/>
        <w:ind w:firstLine="851"/>
        <w:jc w:val="both"/>
        <w:rPr>
          <w:del w:id="137" w:author="Maria Cristina Almeida de Souza" w:date="2026-09-29T09:33:00Z" w16du:dateUtc="2026-09-29T12:33:00Z"/>
        </w:rPr>
        <w:pPrChange w:id="138" w:author="Maria Cristina Almeida de Souza" w:date="2026-09-29T09:24:00Z" w16du:dateUtc="2026-09-29T12:24:00Z">
          <w:pPr>
            <w:pStyle w:val="CorpoA"/>
            <w:jc w:val="both"/>
          </w:pPr>
        </w:pPrChange>
      </w:pPr>
      <w:del w:id="139" w:author="Maria Cristina Almeida de Souza" w:date="2026-09-29T09:33:00Z" w16du:dateUtc="2026-09-29T12:33:00Z">
        <w:r w:rsidDel="006C21E1">
          <w:delText>.</w:delText>
        </w:r>
      </w:del>
    </w:p>
    <w:p w14:paraId="49A6FDB9" w14:textId="77777777" w:rsidR="006C21E1" w:rsidRDefault="006C21E1">
      <w:pPr>
        <w:pStyle w:val="CorpoA"/>
        <w:jc w:val="both"/>
        <w:rPr>
          <w:ins w:id="140" w:author="Maria Cristina Almeida de Souza" w:date="2026-09-29T09:33:00Z" w16du:dateUtc="2026-09-29T12:33:00Z"/>
          <w:b/>
          <w:bCs/>
        </w:rPr>
      </w:pPr>
    </w:p>
    <w:p w14:paraId="7F62D9D8" w14:textId="2F8CDA7F" w:rsidR="0010416E" w:rsidRDefault="00000000">
      <w:pPr>
        <w:pStyle w:val="CorpoA"/>
        <w:jc w:val="both"/>
      </w:pPr>
      <w:r>
        <w:rPr>
          <w:b/>
          <w:bCs/>
        </w:rPr>
        <w:t>M</w:t>
      </w:r>
      <w:r>
        <w:rPr>
          <w:b/>
          <w:bCs/>
          <w:lang w:val="en-US"/>
        </w:rPr>
        <w:t>é</w:t>
      </w:r>
      <w:r>
        <w:rPr>
          <w:b/>
          <w:bCs/>
          <w:lang w:val="es-ES_tradnl"/>
        </w:rPr>
        <w:t>todos</w:t>
      </w:r>
    </w:p>
    <w:p w14:paraId="0E4C39E5" w14:textId="1296A2D8" w:rsidR="0010416E" w:rsidRDefault="00000000" w:rsidP="005F0DD1">
      <w:pPr>
        <w:pStyle w:val="CorpoA"/>
        <w:spacing w:after="0" w:line="360" w:lineRule="auto"/>
        <w:ind w:firstLine="851"/>
        <w:jc w:val="both"/>
        <w:pPrChange w:id="141" w:author="Maria Cristina Almeida de Souza" w:date="2026-09-29T09:33:00Z" w16du:dateUtc="2026-09-29T12:33:00Z">
          <w:pPr>
            <w:pStyle w:val="CorpoA"/>
            <w:jc w:val="both"/>
          </w:pPr>
        </w:pPrChange>
      </w:pPr>
      <w:r>
        <w:t>Trata-se de revis</w:t>
      </w:r>
      <w:r>
        <w:rPr>
          <w:lang w:val="en-US"/>
        </w:rPr>
        <w:t>ã</w:t>
      </w:r>
      <w:r>
        <w:t>o integrativa, conduzida conforme o referencial metodol</w:t>
      </w:r>
      <w:r>
        <w:rPr>
          <w:lang w:val="en-US"/>
        </w:rPr>
        <w:t>ó</w:t>
      </w:r>
      <w:r>
        <w:t>gico de Mendes, Silveira e Galv</w:t>
      </w:r>
      <w:r>
        <w:rPr>
          <w:lang w:val="en-US"/>
        </w:rPr>
        <w:t>ã</w:t>
      </w:r>
      <w:r>
        <w:t>o</w:t>
      </w:r>
      <w:r>
        <w:rPr>
          <w:vertAlign w:val="superscript"/>
        </w:rPr>
        <w:t>9</w:t>
      </w:r>
      <w:r>
        <w:t>, que orienta seis etapas: elabora</w:t>
      </w:r>
      <w:r>
        <w:rPr>
          <w:lang w:val="en-US"/>
        </w:rPr>
        <w:t>çã</w:t>
      </w:r>
      <w:r>
        <w:t>o da pergunta norteadora, busca na literatura, coleta de dados, an</w:t>
      </w:r>
      <w:r>
        <w:rPr>
          <w:lang w:val="en-US"/>
        </w:rPr>
        <w:t>á</w:t>
      </w:r>
      <w:r>
        <w:rPr>
          <w:lang w:val="fr-FR"/>
        </w:rPr>
        <w:t>lise cr</w:t>
      </w:r>
      <w:r>
        <w:rPr>
          <w:lang w:val="en-US"/>
        </w:rPr>
        <w:t>í</w:t>
      </w:r>
      <w:r>
        <w:t>tica dos estudos, discuss</w:t>
      </w:r>
      <w:r>
        <w:rPr>
          <w:lang w:val="en-US"/>
        </w:rPr>
        <w:t>ã</w:t>
      </w:r>
      <w:r>
        <w:t>o dos resultados e s</w:t>
      </w:r>
      <w:r>
        <w:rPr>
          <w:lang w:val="en-US"/>
        </w:rPr>
        <w:t>í</w:t>
      </w:r>
      <w:r>
        <w:t xml:space="preserve">ntese do conhecimento. </w:t>
      </w:r>
      <w:del w:id="142" w:author="Maria Cristina Almeida de Souza" w:date="2026-09-29T09:34:00Z" w16du:dateUtc="2026-09-29T12:34:00Z">
        <w:r w:rsidDel="00A85B41">
          <w:delText>N</w:delText>
        </w:r>
        <w:r w:rsidDel="00A85B41">
          <w:rPr>
            <w:lang w:val="en-US"/>
          </w:rPr>
          <w:delText>ã</w:delText>
        </w:r>
        <w:r w:rsidDel="00A85B41">
          <w:rPr>
            <w:lang w:val="es-ES_tradnl"/>
          </w:rPr>
          <w:delText>o h</w:delText>
        </w:r>
        <w:r w:rsidDel="00A85B41">
          <w:rPr>
            <w:lang w:val="en-US"/>
          </w:rPr>
          <w:delText xml:space="preserve">á </w:delText>
        </w:r>
        <w:r w:rsidDel="00A85B41">
          <w:delText>diretriz do EQUATOR Network espec</w:delText>
        </w:r>
        <w:r w:rsidDel="00A85B41">
          <w:rPr>
            <w:lang w:val="en-US"/>
          </w:rPr>
          <w:delText>í</w:delText>
        </w:r>
        <w:r w:rsidDel="00A85B41">
          <w:delText>fica para revis</w:delText>
        </w:r>
        <w:r w:rsidDel="00A85B41">
          <w:rPr>
            <w:lang w:val="en-US"/>
          </w:rPr>
          <w:delText>õ</w:delText>
        </w:r>
        <w:r w:rsidDel="00A85B41">
          <w:delText>es integrativas (o PRISMA aplica-se a revis</w:delText>
        </w:r>
        <w:r w:rsidDel="00A85B41">
          <w:rPr>
            <w:lang w:val="en-US"/>
          </w:rPr>
          <w:delText>õ</w:delText>
        </w:r>
        <w:r w:rsidDel="00A85B41">
          <w:rPr>
            <w:lang w:val="es-ES_tradnl"/>
          </w:rPr>
          <w:delText>es sistem</w:delText>
        </w:r>
        <w:r w:rsidDel="00A85B41">
          <w:rPr>
            <w:lang w:val="en-US"/>
          </w:rPr>
          <w:delText>á</w:delText>
        </w:r>
        <w:r w:rsidDel="00A85B41">
          <w:delText>ticas; o PRISMA-ScR, a revis</w:delText>
        </w:r>
        <w:r w:rsidDel="00A85B41">
          <w:rPr>
            <w:lang w:val="en-US"/>
          </w:rPr>
          <w:delText>õ</w:delText>
        </w:r>
        <w:r w:rsidDel="00A85B41">
          <w:delText>es de escopo); por isso, o</w:delText>
        </w:r>
      </w:del>
      <w:ins w:id="143" w:author="Maria Cristina Almeida de Souza" w:date="2026-09-29T09:34:00Z" w16du:dateUtc="2026-09-29T12:34:00Z">
        <w:r w:rsidR="00A85B41">
          <w:t>O</w:t>
        </w:r>
      </w:ins>
      <w:r>
        <w:t xml:space="preserve"> fluxograma de sele</w:t>
      </w:r>
      <w:r>
        <w:rPr>
          <w:lang w:val="en-US"/>
        </w:rPr>
        <w:t>çã</w:t>
      </w:r>
      <w:r>
        <w:t xml:space="preserve">o dos estudos (Figura 1) foi inspirado no modelo PRISMA </w:t>
      </w:r>
      <w:del w:id="144" w:author="Maria Cristina Almeida de Souza" w:date="2026-09-29T09:34:00Z" w16du:dateUtc="2026-09-29T12:34:00Z">
        <w:r w:rsidDel="00A85B41">
          <w:delText xml:space="preserve">apenas </w:delText>
        </w:r>
      </w:del>
      <w:r>
        <w:t>como referencial de transpar</w:t>
      </w:r>
      <w:r>
        <w:rPr>
          <w:lang w:val="en-US"/>
        </w:rPr>
        <w:t>ê</w:t>
      </w:r>
      <w:r>
        <w:rPr>
          <w:lang w:val="es-ES_tradnl"/>
        </w:rPr>
        <w:t>ncia metodol</w:t>
      </w:r>
      <w:r>
        <w:rPr>
          <w:lang w:val="en-US"/>
        </w:rPr>
        <w:t>ó</w:t>
      </w:r>
      <w:r>
        <w:t>gica</w:t>
      </w:r>
      <w:del w:id="145" w:author="Maria Cristina Almeida de Souza" w:date="2026-09-29T09:34:00Z" w16du:dateUtc="2026-09-29T12:34:00Z">
        <w:r w:rsidDel="00A85B41">
          <w:delText>, adapta</w:delText>
        </w:r>
        <w:r w:rsidDel="00A85B41">
          <w:rPr>
            <w:lang w:val="en-US"/>
          </w:rPr>
          <w:delText>çã</w:delText>
        </w:r>
        <w:r w:rsidDel="00A85B41">
          <w:delText>o tamb</w:delText>
        </w:r>
        <w:r w:rsidDel="00A85B41">
          <w:rPr>
            <w:lang w:val="en-US"/>
          </w:rPr>
          <w:delText>é</w:delText>
        </w:r>
        <w:r w:rsidDel="00A85B41">
          <w:delText>m explicitada em coment</w:delText>
        </w:r>
        <w:r w:rsidDel="00A85B41">
          <w:rPr>
            <w:lang w:val="en-US"/>
          </w:rPr>
          <w:delText>á</w:delText>
        </w:r>
        <w:r w:rsidDel="00A85B41">
          <w:delText>rio ao editor no ato da submiss</w:delText>
        </w:r>
        <w:r w:rsidDel="00A85B41">
          <w:rPr>
            <w:lang w:val="en-US"/>
          </w:rPr>
          <w:delText>ã</w:delText>
        </w:r>
        <w:r w:rsidDel="00A85B41">
          <w:delText>o.</w:delText>
        </w:r>
      </w:del>
      <w:ins w:id="146" w:author="Maria Cristina Almeida de Souza" w:date="2026-09-29T09:34:00Z" w16du:dateUtc="2026-09-29T12:34:00Z">
        <w:r w:rsidR="00A85B41">
          <w:t>.</w:t>
        </w:r>
      </w:ins>
      <w:del w:id="147" w:author="Maria Cristina Almeida de Souza" w:date="2026-09-29T09:34:00Z" w16du:dateUtc="2026-09-29T12:34:00Z">
        <w:r w:rsidDel="00A85B41">
          <w:delText xml:space="preserve"> Descreve-se a seguir como cada etapa foi conduzida.</w:delText>
        </w:r>
      </w:del>
    </w:p>
    <w:p w14:paraId="1D55B493" w14:textId="77777777" w:rsidR="0010416E" w:rsidRDefault="00000000" w:rsidP="005F0DD1">
      <w:pPr>
        <w:pStyle w:val="CorpoA"/>
        <w:spacing w:after="0" w:line="360" w:lineRule="auto"/>
        <w:ind w:firstLine="851"/>
        <w:jc w:val="both"/>
        <w:pPrChange w:id="148" w:author="Maria Cristina Almeida de Souza" w:date="2026-09-29T09:33:00Z" w16du:dateUtc="2026-09-29T12:33:00Z">
          <w:pPr>
            <w:pStyle w:val="CorpoA"/>
            <w:jc w:val="both"/>
          </w:pPr>
        </w:pPrChange>
      </w:pPr>
      <w:r>
        <w:t>A pergunta norteadora foi estruturada segundo a estrat</w:t>
      </w:r>
      <w:r>
        <w:rPr>
          <w:lang w:val="en-US"/>
        </w:rPr>
        <w:t>é</w:t>
      </w:r>
      <w:r>
        <w:rPr>
          <w:lang w:val="es-ES_tradnl"/>
        </w:rPr>
        <w:t xml:space="preserve">gia </w:t>
      </w:r>
      <w:commentRangeStart w:id="149"/>
      <w:r>
        <w:rPr>
          <w:lang w:val="es-ES_tradnl"/>
        </w:rPr>
        <w:t>PICO</w:t>
      </w:r>
      <w:commentRangeEnd w:id="149"/>
      <w:r w:rsidR="00B96B1A">
        <w:rPr>
          <w:rStyle w:val="Refdecomentrio"/>
          <w:sz w:val="24"/>
          <w:szCs w:val="24"/>
          <w:lang w:val="es-ES_tradnl"/>
        </w:rPr>
        <w:commentReference w:id="149"/>
      </w:r>
      <w:r>
        <w:rPr>
          <w:lang w:val="es-ES_tradnl"/>
        </w:rPr>
        <w:t>: Popula</w:t>
      </w:r>
      <w:r>
        <w:rPr>
          <w:lang w:val="en-US"/>
        </w:rPr>
        <w:t>çã</w:t>
      </w:r>
      <w:r>
        <w:t>o, adultos com HAS e/ou DM tipo 2 acompanhados na APS; Interven</w:t>
      </w:r>
      <w:r>
        <w:rPr>
          <w:lang w:val="en-US"/>
        </w:rPr>
        <w:t>çã</w:t>
      </w:r>
      <w:r>
        <w:t>o, telemonitoramento domiciliar de par</w:t>
      </w:r>
      <w:r>
        <w:rPr>
          <w:lang w:val="en-US"/>
        </w:rPr>
        <w:t>â</w:t>
      </w:r>
      <w:r>
        <w:t>metros cl</w:t>
      </w:r>
      <w:r>
        <w:rPr>
          <w:lang w:val="en-US"/>
        </w:rPr>
        <w:t>í</w:t>
      </w:r>
      <w:r>
        <w:rPr>
          <w:lang w:val="es-ES_tradnl"/>
        </w:rPr>
        <w:t>nicos; Compara</w:t>
      </w:r>
      <w:r>
        <w:rPr>
          <w:lang w:val="en-US"/>
        </w:rPr>
        <w:t>çã</w:t>
      </w:r>
      <w:r>
        <w:t>o, cuidado presencial convencional ou aus</w:t>
      </w:r>
      <w:r>
        <w:rPr>
          <w:lang w:val="en-US"/>
        </w:rPr>
        <w:t>ê</w:t>
      </w:r>
      <w:r>
        <w:t>ncia de telemonitoramento; Outcomes, controle press</w:t>
      </w:r>
      <w:r>
        <w:rPr>
          <w:lang w:val="en-US"/>
        </w:rPr>
        <w:t>ó</w:t>
      </w:r>
      <w:r>
        <w:rPr>
          <w:lang w:val="it-IT"/>
        </w:rPr>
        <w:t>rico e/ou glic</w:t>
      </w:r>
      <w:r>
        <w:rPr>
          <w:lang w:val="en-US"/>
        </w:rPr>
        <w:t>ê</w:t>
      </w:r>
      <w:r>
        <w:rPr>
          <w:lang w:val="it-IT"/>
        </w:rPr>
        <w:t>mico, ades</w:t>
      </w:r>
      <w:r>
        <w:rPr>
          <w:lang w:val="en-US"/>
        </w:rPr>
        <w:t>ã</w:t>
      </w:r>
      <w:r>
        <w:t>o terap</w:t>
      </w:r>
      <w:r>
        <w:rPr>
          <w:lang w:val="en-US"/>
        </w:rPr>
        <w:t>ê</w:t>
      </w:r>
      <w:r>
        <w:t>utica, custo-efetividade e aceitabilidade/viabilidade de implementa</w:t>
      </w:r>
      <w:r>
        <w:rPr>
          <w:lang w:val="en-US"/>
        </w:rPr>
        <w:t>çã</w:t>
      </w:r>
      <w:r>
        <w:rPr>
          <w:lang w:val="it-IT"/>
        </w:rPr>
        <w:t>o.</w:t>
      </w:r>
    </w:p>
    <w:p w14:paraId="7BFD2F95" w14:textId="252D295C" w:rsidR="0010416E" w:rsidRDefault="00000000" w:rsidP="005F0DD1">
      <w:pPr>
        <w:pStyle w:val="CorpoA"/>
        <w:spacing w:after="0" w:line="360" w:lineRule="auto"/>
        <w:ind w:firstLine="851"/>
        <w:jc w:val="both"/>
        <w:pPrChange w:id="150" w:author="Maria Cristina Almeida de Souza" w:date="2026-09-29T09:33:00Z" w16du:dateUtc="2026-09-29T12:33:00Z">
          <w:pPr>
            <w:pStyle w:val="CorpoA"/>
            <w:jc w:val="both"/>
          </w:pPr>
        </w:pPrChange>
      </w:pPr>
      <w:r>
        <w:t xml:space="preserve">A partir dessa pergunta, as buscas foram realizadas em </w:t>
      </w:r>
      <w:del w:id="151" w:author="Maria Cristina Almeida de Souza" w:date="2026-09-29T09:35:00Z" w16du:dateUtc="2026-09-29T12:35:00Z">
        <w:r w:rsidDel="00B96B1A">
          <w:delText xml:space="preserve">12 de </w:delText>
        </w:r>
      </w:del>
      <w:r>
        <w:t>setembro de 2026 nas bases</w:t>
      </w:r>
      <w:ins w:id="152" w:author="Maria Cristina Almeida de Souza" w:date="2026-09-29T09:35:00Z" w16du:dateUtc="2026-09-29T12:35:00Z">
        <w:r w:rsidR="00B96B1A">
          <w:t xml:space="preserve"> eletr</w:t>
        </w:r>
      </w:ins>
      <w:ins w:id="153" w:author="Maria Cristina Almeida de Souza" w:date="2026-09-29T09:36:00Z" w16du:dateUtc="2026-09-29T12:36:00Z">
        <w:r w:rsidR="00B96B1A">
          <w:t>ônicas de dados</w:t>
        </w:r>
      </w:ins>
      <w:r>
        <w:t xml:space="preserve"> PubMed/MEDLINE e SciELO, combinando os descritores </w:t>
      </w:r>
      <w:del w:id="154" w:author="Maria Cristina Almeida de Souza" w:date="2026-09-29T09:36:00Z" w16du:dateUtc="2026-09-29T12:36:00Z">
        <w:r w:rsidDel="00B96B1A">
          <w:delText xml:space="preserve">(DeCS/MeSH e termos livres) </w:delText>
        </w:r>
      </w:del>
      <w:r>
        <w:t xml:space="preserve">“telemonitoring”, “telemedicine”, “remote patient monitoring”, “hypertension”, “diabetes mellitus” e “primary health care”, unidos pelos operadores booleanos AND/OR, </w:t>
      </w:r>
      <w:r w:rsidRPr="00B96B1A">
        <w:rPr>
          <w:highlight w:val="yellow"/>
          <w:rPrChange w:id="155" w:author="Maria Cristina Almeida de Souza" w:date="2026-09-29T09:36:00Z" w16du:dateUtc="2026-09-29T12:36:00Z">
            <w:rPr/>
          </w:rPrChange>
        </w:rPr>
        <w:t>sem restrição de desenho de estudo</w:t>
      </w:r>
      <w:r w:rsidRPr="00B96B1A">
        <w:rPr>
          <w:strike/>
          <w:rPrChange w:id="156" w:author="Maria Cristina Almeida de Souza" w:date="2026-09-29T09:36:00Z" w16du:dateUtc="2026-09-29T12:36:00Z">
            <w:rPr/>
          </w:rPrChange>
        </w:rPr>
        <w:t xml:space="preserve">. Aplicou-se filtro de data de publicação a partir de 2015 na estratégia de maior amplitude no PubMed/MEDLINE (telemonitoramento e hipertensão), </w:t>
      </w:r>
      <w:commentRangeStart w:id="157"/>
      <w:r w:rsidRPr="00B96B1A">
        <w:rPr>
          <w:strike/>
          <w:rPrChange w:id="158" w:author="Maria Cristina Almeida de Souza" w:date="2026-09-29T09:36:00Z" w16du:dateUtc="2026-09-29T12:36:00Z">
            <w:rPr/>
          </w:rPrChange>
        </w:rPr>
        <w:t>enquanto</w:t>
      </w:r>
      <w:commentRangeEnd w:id="157"/>
      <w:r w:rsidR="00B96B1A" w:rsidRPr="00B96B1A">
        <w:rPr>
          <w:rStyle w:val="Refdecomentrio"/>
          <w:strike/>
          <w:sz w:val="24"/>
          <w:szCs w:val="24"/>
          <w:rPrChange w:id="159" w:author="Maria Cristina Almeida de Souza" w:date="2026-09-29T09:36:00Z" w16du:dateUtc="2026-09-29T12:36:00Z">
            <w:rPr>
              <w:rStyle w:val="Refdecomentrio"/>
              <w:sz w:val="24"/>
              <w:szCs w:val="24"/>
            </w:rPr>
          </w:rPrChange>
        </w:rPr>
        <w:commentReference w:id="157"/>
      </w:r>
      <w:r w:rsidRPr="00B96B1A">
        <w:rPr>
          <w:strike/>
          <w:rPrChange w:id="160" w:author="Maria Cristina Almeida de Souza" w:date="2026-09-29T09:36:00Z" w16du:dateUtc="2026-09-29T12:36:00Z">
            <w:rPr/>
          </w:rPrChange>
        </w:rPr>
        <w:t xml:space="preserve"> as demais estratégias não tiveram restrição inicial de data.</w:t>
      </w:r>
      <w:r>
        <w:t xml:space="preserve"> A totalidade dos registros recuperados nas buscas no PubMed/MEDLINE (n=206) foi submetida à triagem. </w:t>
      </w:r>
      <w:r w:rsidRPr="00B96B1A">
        <w:rPr>
          <w:highlight w:val="yellow"/>
          <w:rPrChange w:id="161" w:author="Maria Cristina Almeida de Souza" w:date="2026-09-29T09:37:00Z" w16du:dateUtc="2026-09-29T12:37:00Z">
            <w:rPr/>
          </w:rPrChange>
        </w:rPr>
        <w:t xml:space="preserve">A busca sistemática no Portal Regional da BVS (que reúne LILACS, BDENF, IBECS, WHO IRIS, ColecionaSUS e outras </w:t>
      </w:r>
      <w:commentRangeStart w:id="162"/>
      <w:r w:rsidRPr="00B96B1A">
        <w:rPr>
          <w:highlight w:val="yellow"/>
          <w:rPrChange w:id="163" w:author="Maria Cristina Almeida de Souza" w:date="2026-09-29T09:37:00Z" w16du:dateUtc="2026-09-29T12:37:00Z">
            <w:rPr/>
          </w:rPrChange>
        </w:rPr>
        <w:t>bases</w:t>
      </w:r>
      <w:commentRangeEnd w:id="162"/>
      <w:r w:rsidR="00B96B1A" w:rsidRPr="00B96B1A">
        <w:rPr>
          <w:rStyle w:val="Refdecomentrio"/>
          <w:sz w:val="24"/>
          <w:szCs w:val="24"/>
          <w:highlight w:val="yellow"/>
          <w:rPrChange w:id="164" w:author="Maria Cristina Almeida de Souza" w:date="2026-09-29T09:37:00Z" w16du:dateUtc="2026-09-29T12:37:00Z">
            <w:rPr>
              <w:rStyle w:val="Refdecomentrio"/>
              <w:sz w:val="24"/>
              <w:szCs w:val="24"/>
            </w:rPr>
          </w:rPrChange>
        </w:rPr>
        <w:commentReference w:id="162"/>
      </w:r>
      <w:r w:rsidRPr="00B96B1A">
        <w:rPr>
          <w:highlight w:val="yellow"/>
          <w:rPrChange w:id="165" w:author="Maria Cristina Almeida de Souza" w:date="2026-09-29T09:37:00Z" w16du:dateUtc="2026-09-29T12:37:00Z">
            <w:rPr/>
          </w:rPrChange>
        </w:rPr>
        <w:t>),</w:t>
      </w:r>
      <w:r>
        <w:t xml:space="preserve"> combinando os mesmos conceitos em português, inglês e espanhol, retornou 770 registros; como o MEDLINE já fora coberto pela busca direta no PubMed, a triagem na BVS concentrou-se nos 132 registros indexados exclusivamente em bases não-MEDLINE, garantindo cobertura sistemática e abrangente dessas fontes complementares. A busca na SciELO foi mantida como </w:t>
      </w:r>
      <w:commentRangeStart w:id="166"/>
      <w:r>
        <w:t>complementar</w:t>
      </w:r>
      <w:commentRangeEnd w:id="166"/>
      <w:r w:rsidR="00B96B1A">
        <w:rPr>
          <w:rStyle w:val="Refdecomentrio"/>
          <w:sz w:val="24"/>
          <w:szCs w:val="24"/>
        </w:rPr>
        <w:commentReference w:id="166"/>
      </w:r>
      <w:r>
        <w:t>.</w:t>
      </w:r>
    </w:p>
    <w:p w14:paraId="3B177292" w14:textId="77777777" w:rsidR="0010416E" w:rsidRDefault="00000000" w:rsidP="005F0DD1">
      <w:pPr>
        <w:pStyle w:val="CorpoA"/>
        <w:spacing w:after="0" w:line="360" w:lineRule="auto"/>
        <w:ind w:firstLine="851"/>
        <w:jc w:val="both"/>
        <w:pPrChange w:id="167" w:author="Maria Cristina Almeida de Souza" w:date="2026-09-29T09:33:00Z" w16du:dateUtc="2026-09-29T12:33:00Z">
          <w:pPr>
            <w:pStyle w:val="CorpoA"/>
            <w:jc w:val="both"/>
          </w:pPr>
        </w:pPrChange>
      </w:pPr>
      <w:r>
        <w:lastRenderedPageBreak/>
        <w:t>Sobre os registros assim localizados, aplicaram-se crit</w:t>
      </w:r>
      <w:r>
        <w:rPr>
          <w:lang w:val="en-US"/>
        </w:rPr>
        <w:t>é</w:t>
      </w:r>
      <w:r>
        <w:t>rios expl</w:t>
      </w:r>
      <w:r>
        <w:rPr>
          <w:lang w:val="en-US"/>
        </w:rPr>
        <w:t>í</w:t>
      </w:r>
      <w:r>
        <w:t>citos de elegibilidade. Foram inclu</w:t>
      </w:r>
      <w:r>
        <w:rPr>
          <w:lang w:val="en-US"/>
        </w:rPr>
        <w:t>í</w:t>
      </w:r>
      <w:r>
        <w:t>dos estudos prim</w:t>
      </w:r>
      <w:r>
        <w:rPr>
          <w:lang w:val="en-US"/>
        </w:rPr>
        <w:t>á</w:t>
      </w:r>
      <w:r>
        <w:t>rios (ensaios randomizados ou n</w:t>
      </w:r>
      <w:r>
        <w:rPr>
          <w:lang w:val="en-US"/>
        </w:rPr>
        <w:t>ã</w:t>
      </w:r>
      <w:r>
        <w:t>o, quase-experimentais, observacionais e qualitativos) e estudos de s</w:t>
      </w:r>
      <w:r>
        <w:rPr>
          <w:lang w:val="en-US"/>
        </w:rPr>
        <w:t>í</w:t>
      </w:r>
      <w:r>
        <w:t>ntese com metan</w:t>
      </w:r>
      <w:r>
        <w:rPr>
          <w:lang w:val="en-US"/>
        </w:rPr>
        <w:t>á</w:t>
      </w:r>
      <w:r>
        <w:t>lise, publicados em portugu</w:t>
      </w:r>
      <w:r>
        <w:rPr>
          <w:lang w:val="en-US"/>
        </w:rPr>
        <w:t>ê</w:t>
      </w:r>
      <w:r>
        <w:t>s, ingl</w:t>
      </w:r>
      <w:r>
        <w:rPr>
          <w:lang w:val="en-US"/>
        </w:rPr>
        <w:t>ê</w:t>
      </w:r>
      <w:r>
        <w:t>s ou espanhol, com foco em telemonitoramento domiciliar de HAS e/ou DM tipo 2 em adultos, na aten</w:t>
      </w:r>
      <w:r>
        <w:rPr>
          <w:lang w:val="en-US"/>
        </w:rPr>
        <w:t>çã</w:t>
      </w:r>
      <w:r>
        <w:t>o prim</w:t>
      </w:r>
      <w:r>
        <w:rPr>
          <w:lang w:val="en-US"/>
        </w:rPr>
        <w:t>á</w:t>
      </w:r>
      <w:r>
        <w:t>ria ou cuidado ambulatorial de longo prazo. Foram exclu</w:t>
      </w:r>
      <w:r>
        <w:rPr>
          <w:lang w:val="en-US"/>
        </w:rPr>
        <w:t>í</w:t>
      </w:r>
      <w:r>
        <w:t>dos estudos sobre teleconsultoria entre profissionais sem componente de monitoramento do paciente, estudos exclusivamente pedi</w:t>
      </w:r>
      <w:r>
        <w:rPr>
          <w:lang w:val="en-US"/>
        </w:rPr>
        <w:t>á</w:t>
      </w:r>
      <w:r>
        <w:t>tricos, protocolos de pesquisa sem resultados publicados quando redundantes com artigo j</w:t>
      </w:r>
      <w:r>
        <w:rPr>
          <w:lang w:val="en-US"/>
        </w:rPr>
        <w:t>á incluí</w:t>
      </w:r>
      <w:r>
        <w:t>do do mesmo grupo, e estudos centrados em telerrastreamento pontual sem componente de acompanhamento longitudinal.</w:t>
      </w:r>
    </w:p>
    <w:p w14:paraId="0D93263B" w14:textId="03733E0E" w:rsidR="0010416E" w:rsidRDefault="00000000" w:rsidP="005F0DD1">
      <w:pPr>
        <w:pStyle w:val="CorpoA"/>
        <w:spacing w:after="0" w:line="360" w:lineRule="auto"/>
        <w:ind w:firstLine="851"/>
        <w:jc w:val="both"/>
        <w:pPrChange w:id="168" w:author="Maria Cristina Almeida de Souza" w:date="2026-09-29T09:33:00Z" w16du:dateUtc="2026-09-29T12:33:00Z">
          <w:pPr>
            <w:pStyle w:val="CorpoA"/>
            <w:jc w:val="both"/>
          </w:pPr>
        </w:pPrChange>
      </w:pPr>
      <w:r>
        <w:t xml:space="preserve">A seleção dos estudos ocorreu em duas etapas consecutivas, conduzidas de forma independente por dois revisores, com resolução de divergências por consenso. Na primeira etapa, procedeu-se à triagem da totalidade dos 329 registros únicos por título e resumo, excluindo-se os trabalhos que não atendiam aos critérios de elegibilidade. Na segunda etapa, os 37 artigos potencialmente elegíveis foram recuperados em texto completo e avaliados detalhadamente quanto à conformidade aos critérios de inclusão e exclusão, resultando na seleção final dos </w:t>
      </w:r>
      <w:r w:rsidRPr="00B96B1A">
        <w:t>24 estudos.</w:t>
      </w:r>
      <w:r>
        <w:t xml:space="preserve"> A extração dos dados (autor/ano, país, delineamento metodológico, características da amostra, intervenção, desfechos clínicos e barreiras/facilitadores de implementação) e a avaliação da qualidade metodológica pelo Mixed Methods Appraisal Tool (MMAT, versão 2018) foram realizadas a partir da leitura do texto completo dos artigos incluídos, aplicando-se a categoria de critérios correspondente a cada desenho de estudo. Divergências na pontuação também foram resolvidas por consenso entre os revisores.</w:t>
      </w:r>
      <w:ins w:id="169" w:author="Maria Cristina Almeida de Souza" w:date="2026-09-29T09:39:00Z" w16du:dateUtc="2026-09-29T12:39:00Z">
        <w:r w:rsidR="00B96B1A">
          <w:t xml:space="preserve"> </w:t>
        </w:r>
      </w:ins>
    </w:p>
    <w:p w14:paraId="612E5B15" w14:textId="28DC7A06" w:rsidR="0010416E" w:rsidRDefault="00000000" w:rsidP="005F0DD1">
      <w:pPr>
        <w:pStyle w:val="CorpoA"/>
        <w:spacing w:after="0" w:line="360" w:lineRule="auto"/>
        <w:ind w:firstLine="851"/>
        <w:jc w:val="both"/>
        <w:pPrChange w:id="170" w:author="Maria Cristina Almeida de Souza" w:date="2026-09-29T09:33:00Z" w16du:dateUtc="2026-09-29T12:33:00Z">
          <w:pPr>
            <w:pStyle w:val="CorpoA"/>
            <w:jc w:val="both"/>
          </w:pPr>
        </w:pPrChange>
      </w:pPr>
      <w:del w:id="171" w:author="Maria Cristina Almeida de Souza" w:date="2026-09-29T09:39:00Z" w16du:dateUtc="2026-09-29T12:39:00Z">
        <w:r w:rsidDel="00B96B1A">
          <w:delText xml:space="preserve">Por fim, quanto aos aspectos </w:delText>
        </w:r>
        <w:r w:rsidDel="00B96B1A">
          <w:rPr>
            <w:lang w:val="en-US"/>
          </w:rPr>
          <w:delText>é</w:delText>
        </w:r>
        <w:r w:rsidDel="00B96B1A">
          <w:rPr>
            <w:lang w:val="es-ES_tradnl"/>
          </w:rPr>
          <w:delText>ticos: por se tratar de revis</w:delText>
        </w:r>
        <w:r w:rsidDel="00B96B1A">
          <w:rPr>
            <w:lang w:val="en-US"/>
          </w:rPr>
          <w:delText>ã</w:delText>
        </w:r>
        <w:r w:rsidDel="00B96B1A">
          <w:delText>o de dados secund</w:delText>
        </w:r>
        <w:r w:rsidDel="00B96B1A">
          <w:rPr>
            <w:lang w:val="en-US"/>
          </w:rPr>
          <w:delText>á</w:delText>
        </w:r>
        <w:r w:rsidDel="00B96B1A">
          <w:delText>rios, sem coleta direta em seres humanos, n</w:delText>
        </w:r>
        <w:r w:rsidDel="00B96B1A">
          <w:rPr>
            <w:lang w:val="en-US"/>
          </w:rPr>
          <w:delText>ã</w:delText>
        </w:r>
        <w:r w:rsidDel="00B96B1A">
          <w:delText>o se aplica submiss</w:delText>
        </w:r>
        <w:r w:rsidDel="00B96B1A">
          <w:rPr>
            <w:lang w:val="en-US"/>
          </w:rPr>
          <w:delText>ã</w:delText>
        </w:r>
        <w:r w:rsidDel="00B96B1A">
          <w:delText>o a Comit</w:delText>
        </w:r>
        <w:r w:rsidDel="00B96B1A">
          <w:rPr>
            <w:lang w:val="en-US"/>
          </w:rPr>
          <w:delText xml:space="preserve">ê </w:delText>
        </w:r>
        <w:r w:rsidDel="00B96B1A">
          <w:delText xml:space="preserve">de </w:delText>
        </w:r>
        <w:r w:rsidDel="00B96B1A">
          <w:rPr>
            <w:lang w:val="en-US"/>
          </w:rPr>
          <w:delText>É</w:delText>
        </w:r>
        <w:r w:rsidDel="00B96B1A">
          <w:delText>tica, tampouco participa</w:delText>
        </w:r>
        <w:r w:rsidDel="00B96B1A">
          <w:rPr>
            <w:lang w:val="en-US"/>
          </w:rPr>
          <w:delText>çã</w:delText>
        </w:r>
        <w:r w:rsidDel="00B96B1A">
          <w:delText>o de pacientes ou comunidade. A planilha de extra</w:delText>
        </w:r>
        <w:r w:rsidDel="00B96B1A">
          <w:rPr>
            <w:lang w:val="en-US"/>
          </w:rPr>
          <w:delText>çã</w:delText>
        </w:r>
        <w:r w:rsidDel="00B96B1A">
          <w:delText>o de dados e a lista de estudos inclu</w:delText>
        </w:r>
        <w:r w:rsidDel="00B96B1A">
          <w:rPr>
            <w:lang w:val="en-US"/>
          </w:rPr>
          <w:delText>í</w:delText>
        </w:r>
        <w:r w:rsidDel="00B96B1A">
          <w:delText>dos e exclu</w:delText>
        </w:r>
        <w:r w:rsidDel="00B96B1A">
          <w:rPr>
            <w:lang w:val="en-US"/>
          </w:rPr>
          <w:delText>í</w:delText>
        </w:r>
        <w:r w:rsidDel="00B96B1A">
          <w:delText>dos est</w:delText>
        </w:r>
        <w:r w:rsidDel="00B96B1A">
          <w:rPr>
            <w:lang w:val="en-US"/>
          </w:rPr>
          <w:delText>ã</w:delText>
        </w:r>
        <w:r w:rsidDel="00B96B1A">
          <w:rPr>
            <w:lang w:val="it-IT"/>
          </w:rPr>
          <w:delText>o dispon</w:delText>
        </w:r>
        <w:r w:rsidDel="00B96B1A">
          <w:rPr>
            <w:lang w:val="en-US"/>
          </w:rPr>
          <w:delText>í</w:delText>
        </w:r>
        <w:r w:rsidDel="00B96B1A">
          <w:delText>veis mediante solicita</w:delText>
        </w:r>
        <w:r w:rsidDel="00B96B1A">
          <w:rPr>
            <w:lang w:val="en-US"/>
          </w:rPr>
          <w:delText>çã</w:delText>
        </w:r>
        <w:r w:rsidDel="00B96B1A">
          <w:delText>o razo</w:delText>
        </w:r>
        <w:r w:rsidDel="00B96B1A">
          <w:rPr>
            <w:lang w:val="en-US"/>
          </w:rPr>
          <w:delText>á</w:delText>
        </w:r>
        <w:r w:rsidDel="00B96B1A">
          <w:delText>vel ao autor correspondente</w:delText>
        </w:r>
      </w:del>
      <w:r>
        <w:t>.</w:t>
      </w:r>
    </w:p>
    <w:p w14:paraId="4A691091" w14:textId="77777777" w:rsidR="0010416E" w:rsidRDefault="00000000">
      <w:pPr>
        <w:pStyle w:val="CorpoA"/>
        <w:jc w:val="both"/>
      </w:pPr>
      <w:r>
        <w:rPr>
          <w:b/>
          <w:bCs/>
        </w:rPr>
        <w:t>Resultados</w:t>
      </w:r>
    </w:p>
    <w:p w14:paraId="3BAD5FA5" w14:textId="1293C806" w:rsidR="0010416E" w:rsidRDefault="00000000" w:rsidP="00B96B1A">
      <w:pPr>
        <w:pStyle w:val="CorpoA"/>
        <w:spacing w:line="360" w:lineRule="auto"/>
        <w:ind w:firstLine="851"/>
        <w:jc w:val="both"/>
        <w:pPrChange w:id="172" w:author="Maria Cristina Almeida de Souza" w:date="2026-09-29T09:39:00Z" w16du:dateUtc="2026-09-29T12:39:00Z">
          <w:pPr>
            <w:pStyle w:val="CorpoA"/>
            <w:jc w:val="both"/>
          </w:pPr>
        </w:pPrChange>
      </w:pPr>
      <w:r>
        <w:t xml:space="preserve">As buscas retornaram 338 registros (206 no PubMed/MEDLINE; 132 na BVS, restritos a bases não indexadas no MEDLINE); após remoção de 9 duplicatas, 329 registros únicos foram triados por título e resumo. Desses, 292 foram excluídos por não atenderem aos critérios de elegibilidade, em geral por abordarem teleconsultoria entre profissionais, telerrastreamento pontual, tratamento farmacológico ou medida de PA sem componente de telemonitoramento remoto, população/desfecho fora do </w:t>
      </w:r>
      <w:r>
        <w:lastRenderedPageBreak/>
        <w:t xml:space="preserve">escopo, ou por serem editoriais, cartas ou literatura cinzenta não revisada por pares. Os 37 artigos potencialmente elegíveis foram avaliados em texto completo, dos quais 13 foram excluídos (4 eram protocolos sem resultados publicados; 3 não eram estudos primários elegíveis </w:t>
      </w:r>
      <w:ins w:id="173" w:author="Maria Cristina Almeida de Souza" w:date="2026-09-29T09:40:00Z" w16du:dateUtc="2026-09-29T12:40:00Z">
        <w:r w:rsidR="00B96B1A">
          <w:t xml:space="preserve">- </w:t>
        </w:r>
      </w:ins>
      <w:del w:id="174" w:author="Maria Cristina Almeida de Souza" w:date="2026-09-29T09:40:00Z" w16du:dateUtc="2026-09-29T12:40:00Z">
        <w:r w:rsidDel="00B96B1A">
          <w:delText xml:space="preserve">— </w:delText>
        </w:r>
      </w:del>
      <w:r>
        <w:t>comentário, editorial ou revisão sem metanálise; 5 tratavam de população, desfecho ou tecnologia fora do escopo; 1 foi omitido por decisão de escopo, não por exclusão metodológica). Ao final, 24 estudos compuseram a síntese (Figura 1).</w:t>
      </w:r>
    </w:p>
    <w:p w14:paraId="053B1609" w14:textId="3EF203C8" w:rsidR="0010416E" w:rsidDel="00B96B1A" w:rsidRDefault="0010416E" w:rsidP="00B96B1A">
      <w:pPr>
        <w:pStyle w:val="CorpoA"/>
        <w:spacing w:before="120" w:after="120" w:line="360" w:lineRule="auto"/>
        <w:ind w:firstLine="851"/>
        <w:rPr>
          <w:del w:id="175" w:author="Maria Cristina Almeida de Souza" w:date="2026-09-29T09:40:00Z" w16du:dateUtc="2026-09-29T12:40:00Z"/>
        </w:rPr>
        <w:pPrChange w:id="176" w:author="Maria Cristina Almeida de Souza" w:date="2026-09-29T09:39:00Z" w16du:dateUtc="2026-09-29T12:39:00Z">
          <w:pPr>
            <w:pStyle w:val="CorpoA"/>
            <w:spacing w:before="120" w:after="120" w:line="240" w:lineRule="auto"/>
          </w:pPr>
        </w:pPrChange>
      </w:pPr>
    </w:p>
    <w:p w14:paraId="46C9099F" w14:textId="307E61DE" w:rsidR="0010416E" w:rsidDel="00B96B1A" w:rsidRDefault="0010416E" w:rsidP="00B96B1A">
      <w:pPr>
        <w:pStyle w:val="CorpoA"/>
        <w:spacing w:before="120" w:after="120" w:line="360" w:lineRule="auto"/>
        <w:ind w:firstLine="851"/>
        <w:rPr>
          <w:del w:id="177" w:author="Maria Cristina Almeida de Souza" w:date="2026-09-29T09:40:00Z" w16du:dateUtc="2026-09-29T12:40:00Z"/>
        </w:rPr>
        <w:pPrChange w:id="178" w:author="Maria Cristina Almeida de Souza" w:date="2026-09-29T09:39:00Z" w16du:dateUtc="2026-09-29T12:39:00Z">
          <w:pPr>
            <w:pStyle w:val="CorpoA"/>
            <w:spacing w:before="120" w:after="120" w:line="240" w:lineRule="auto"/>
          </w:pPr>
        </w:pPrChange>
      </w:pPr>
    </w:p>
    <w:p w14:paraId="2982F500" w14:textId="4F94BE80" w:rsidR="0010416E" w:rsidDel="00B96B1A" w:rsidRDefault="0010416E" w:rsidP="00B96B1A">
      <w:pPr>
        <w:pStyle w:val="CorpoA"/>
        <w:spacing w:before="120" w:after="120" w:line="360" w:lineRule="auto"/>
        <w:ind w:firstLine="851"/>
        <w:rPr>
          <w:del w:id="179" w:author="Maria Cristina Almeida de Souza" w:date="2026-09-29T09:40:00Z" w16du:dateUtc="2026-09-29T12:40:00Z"/>
        </w:rPr>
        <w:pPrChange w:id="180" w:author="Maria Cristina Almeida de Souza" w:date="2026-09-29T09:39:00Z" w16du:dateUtc="2026-09-29T12:39:00Z">
          <w:pPr>
            <w:pStyle w:val="CorpoA"/>
            <w:spacing w:before="120" w:after="120" w:line="240" w:lineRule="auto"/>
          </w:pPr>
        </w:pPrChange>
      </w:pPr>
    </w:p>
    <w:p w14:paraId="1FFDCB7B" w14:textId="28D357F8" w:rsidR="0010416E" w:rsidDel="00B96B1A" w:rsidRDefault="0010416E" w:rsidP="00B96B1A">
      <w:pPr>
        <w:pStyle w:val="CorpoA"/>
        <w:spacing w:before="120" w:after="120" w:line="360" w:lineRule="auto"/>
        <w:ind w:firstLine="851"/>
        <w:rPr>
          <w:del w:id="181" w:author="Maria Cristina Almeida de Souza" w:date="2026-09-29T09:40:00Z" w16du:dateUtc="2026-09-29T12:40:00Z"/>
        </w:rPr>
        <w:pPrChange w:id="182" w:author="Maria Cristina Almeida de Souza" w:date="2026-09-29T09:39:00Z" w16du:dateUtc="2026-09-29T12:39:00Z">
          <w:pPr>
            <w:pStyle w:val="CorpoA"/>
            <w:spacing w:before="120" w:after="120" w:line="240" w:lineRule="auto"/>
          </w:pPr>
        </w:pPrChange>
      </w:pPr>
    </w:p>
    <w:p w14:paraId="6673F649" w14:textId="77777777" w:rsidR="0010416E" w:rsidRDefault="0010416E" w:rsidP="00B96B1A">
      <w:pPr>
        <w:pStyle w:val="CorpoA"/>
        <w:spacing w:before="120" w:after="120" w:line="360" w:lineRule="auto"/>
        <w:ind w:firstLine="851"/>
        <w:pPrChange w:id="183" w:author="Maria Cristina Almeida de Souza" w:date="2026-09-29T09:39:00Z" w16du:dateUtc="2026-09-29T12:39:00Z">
          <w:pPr>
            <w:pStyle w:val="CorpoA"/>
            <w:spacing w:before="120" w:after="120" w:line="240" w:lineRule="auto"/>
          </w:pPr>
        </w:pPrChange>
      </w:pPr>
    </w:p>
    <w:p w14:paraId="09BC4F1A" w14:textId="77777777" w:rsidR="0010416E" w:rsidRDefault="0010416E">
      <w:pPr>
        <w:pStyle w:val="CorpoA"/>
        <w:spacing w:before="120" w:after="120" w:line="240" w:lineRule="auto"/>
      </w:pPr>
    </w:p>
    <w:p w14:paraId="1833403C" w14:textId="2F5D9520" w:rsidR="0010416E" w:rsidRDefault="00000000" w:rsidP="00B96B1A">
      <w:pPr>
        <w:pStyle w:val="CorpoA"/>
        <w:spacing w:before="120" w:after="120" w:line="240" w:lineRule="auto"/>
        <w:jc w:val="center"/>
        <w:rPr>
          <w:ins w:id="184" w:author="Maria Cristina Almeida de Souza" w:date="2026-09-29T09:40:00Z" w16du:dateUtc="2026-09-29T12:40:00Z"/>
          <w:sz w:val="20"/>
          <w:szCs w:val="20"/>
        </w:rPr>
      </w:pPr>
      <w:r>
        <w:rPr>
          <w:b/>
          <w:bCs/>
          <w:sz w:val="20"/>
          <w:szCs w:val="20"/>
        </w:rPr>
        <w:t>Figura 1</w:t>
      </w:r>
      <w:del w:id="185" w:author="Maria Cristina Almeida de Souza" w:date="2026-09-29T09:40:00Z" w16du:dateUtc="2026-09-29T12:40:00Z">
        <w:r w:rsidDel="00B96B1A">
          <w:rPr>
            <w:sz w:val="20"/>
            <w:szCs w:val="20"/>
          </w:rPr>
          <w:delText xml:space="preserve">. </w:delText>
        </w:r>
      </w:del>
      <w:ins w:id="186" w:author="Maria Cristina Almeida de Souza" w:date="2026-09-29T09:40:00Z" w16du:dateUtc="2026-09-29T12:40:00Z">
        <w:r w:rsidR="00B96B1A">
          <w:rPr>
            <w:sz w:val="20"/>
            <w:szCs w:val="20"/>
          </w:rPr>
          <w:t xml:space="preserve"> -</w:t>
        </w:r>
        <w:r w:rsidR="00B96B1A">
          <w:rPr>
            <w:sz w:val="20"/>
            <w:szCs w:val="20"/>
          </w:rPr>
          <w:t xml:space="preserve"> </w:t>
        </w:r>
      </w:ins>
      <w:r>
        <w:rPr>
          <w:sz w:val="20"/>
          <w:szCs w:val="20"/>
        </w:rPr>
        <w:t>Fluxograma do processo de sele</w:t>
      </w:r>
      <w:r>
        <w:rPr>
          <w:sz w:val="20"/>
          <w:szCs w:val="20"/>
          <w:lang w:val="en-US"/>
        </w:rPr>
        <w:t>çã</w:t>
      </w:r>
      <w:r>
        <w:rPr>
          <w:sz w:val="20"/>
          <w:szCs w:val="20"/>
        </w:rPr>
        <w:t>o dos estudos.</w:t>
      </w:r>
    </w:p>
    <w:p w14:paraId="21B50465" w14:textId="77777777" w:rsidR="00B96B1A" w:rsidRDefault="00B96B1A" w:rsidP="00B96B1A">
      <w:pPr>
        <w:pStyle w:val="CorpoA"/>
        <w:spacing w:before="120" w:after="120" w:line="240" w:lineRule="auto"/>
        <w:jc w:val="center"/>
        <w:pPrChange w:id="187" w:author="Maria Cristina Almeida de Souza" w:date="2026-09-29T09:40:00Z" w16du:dateUtc="2026-09-29T12:40:00Z">
          <w:pPr>
            <w:pStyle w:val="CorpoA"/>
            <w:spacing w:before="120" w:after="120" w:line="240" w:lineRule="auto"/>
          </w:pPr>
        </w:pPrChange>
      </w:pPr>
    </w:p>
    <w:tbl>
      <w:tblPr>
        <w:tblStyle w:val="TableNormal"/>
        <w:tblW w:w="90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1"/>
      </w:tblGrid>
      <w:tr w:rsidR="0010416E" w14:paraId="03813795" w14:textId="77777777">
        <w:tblPrEx>
          <w:tblCellMar>
            <w:top w:w="0" w:type="dxa"/>
            <w:left w:w="0" w:type="dxa"/>
            <w:bottom w:w="0" w:type="dxa"/>
            <w:right w:w="0" w:type="dxa"/>
          </w:tblCellMar>
        </w:tblPrEx>
        <w:trPr>
          <w:trHeight w:val="493"/>
          <w:jc w:val="center"/>
        </w:trPr>
        <w:tc>
          <w:tcPr>
            <w:tcW w:w="90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340296" w14:textId="77777777" w:rsidR="0010416E" w:rsidRDefault="00000000">
            <w:pPr>
              <w:pStyle w:val="CorpoA"/>
              <w:spacing w:after="0" w:line="240" w:lineRule="auto"/>
              <w:jc w:val="center"/>
            </w:pPr>
            <w:r>
              <w:rPr>
                <w:sz w:val="20"/>
                <w:szCs w:val="20"/>
                <w:lang w:val="en-US"/>
              </w:rPr>
              <w:t>Registros retornados pelas buscas</w:t>
            </w:r>
          </w:p>
          <w:p w14:paraId="4353DE3A" w14:textId="77777777" w:rsidR="0010416E" w:rsidRDefault="00000000">
            <w:pPr>
              <w:pStyle w:val="CorpoA"/>
              <w:spacing w:after="0" w:line="240" w:lineRule="auto"/>
              <w:jc w:val="center"/>
            </w:pPr>
            <w:r>
              <w:rPr>
                <w:sz w:val="20"/>
                <w:szCs w:val="20"/>
                <w:lang w:val="en-US"/>
              </w:rPr>
              <w:t>PubMed/MEDLINE: 206  │  BVS (bases não-MEDLINE): 132  │  Total: 338</w:t>
            </w:r>
          </w:p>
        </w:tc>
      </w:tr>
    </w:tbl>
    <w:p w14:paraId="0F3E0C46" w14:textId="046F18B2" w:rsidR="0010416E" w:rsidDel="00B96B1A" w:rsidRDefault="0010416E">
      <w:pPr>
        <w:pStyle w:val="CorpoA"/>
        <w:widowControl w:val="0"/>
        <w:spacing w:before="120" w:after="120" w:line="240" w:lineRule="auto"/>
        <w:ind w:left="324" w:hanging="324"/>
        <w:jc w:val="center"/>
        <w:rPr>
          <w:del w:id="188" w:author="Maria Cristina Almeida de Souza" w:date="2026-09-29T09:41:00Z" w16du:dateUtc="2026-09-29T12:41:00Z"/>
        </w:rPr>
      </w:pPr>
    </w:p>
    <w:p w14:paraId="5A69954C" w14:textId="77777777" w:rsidR="0010416E" w:rsidRDefault="00000000">
      <w:pPr>
        <w:pStyle w:val="CorpoA"/>
        <w:spacing w:before="40" w:after="40" w:line="240" w:lineRule="auto"/>
        <w:jc w:val="center"/>
        <w:rPr>
          <w:lang w:val="en-US"/>
        </w:rPr>
      </w:pPr>
      <w:r>
        <w:rPr>
          <w:sz w:val="22"/>
          <w:szCs w:val="22"/>
          <w:lang w:val="en-US"/>
        </w:rPr>
        <w:t>↓</w:t>
      </w:r>
    </w:p>
    <w:tbl>
      <w:tblPr>
        <w:tblStyle w:val="TableNormal"/>
        <w:tblW w:w="90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1"/>
      </w:tblGrid>
      <w:tr w:rsidR="0010416E" w14:paraId="04ED52D8" w14:textId="77777777">
        <w:tblPrEx>
          <w:tblCellMar>
            <w:top w:w="0" w:type="dxa"/>
            <w:left w:w="0" w:type="dxa"/>
            <w:bottom w:w="0" w:type="dxa"/>
            <w:right w:w="0" w:type="dxa"/>
          </w:tblCellMar>
        </w:tblPrEx>
        <w:trPr>
          <w:trHeight w:val="493"/>
          <w:jc w:val="center"/>
        </w:trPr>
        <w:tc>
          <w:tcPr>
            <w:tcW w:w="90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916379" w14:textId="77777777" w:rsidR="0010416E" w:rsidRDefault="00000000">
            <w:pPr>
              <w:pStyle w:val="CorpoA"/>
              <w:spacing w:after="0" w:line="240" w:lineRule="auto"/>
              <w:jc w:val="center"/>
            </w:pPr>
            <w:r>
              <w:rPr>
                <w:sz w:val="20"/>
                <w:szCs w:val="20"/>
                <w:lang w:val="en-US"/>
              </w:rPr>
              <w:t>Duplicatas removidas: 9</w:t>
            </w:r>
          </w:p>
          <w:p w14:paraId="27A1CAC9" w14:textId="77777777" w:rsidR="0010416E" w:rsidRDefault="00000000">
            <w:pPr>
              <w:pStyle w:val="CorpoA"/>
              <w:spacing w:after="0" w:line="240" w:lineRule="auto"/>
              <w:jc w:val="center"/>
            </w:pPr>
            <w:r>
              <w:rPr>
                <w:sz w:val="20"/>
                <w:szCs w:val="20"/>
                <w:lang w:val="en-US"/>
              </w:rPr>
              <w:t>Registros únicos triados por título/resumo: 329</w:t>
            </w:r>
          </w:p>
        </w:tc>
      </w:tr>
    </w:tbl>
    <w:p w14:paraId="1F8FE96F" w14:textId="09D4F27C" w:rsidR="0010416E" w:rsidDel="00B96B1A" w:rsidRDefault="0010416E">
      <w:pPr>
        <w:pStyle w:val="CorpoA"/>
        <w:widowControl w:val="0"/>
        <w:spacing w:before="40" w:after="40" w:line="240" w:lineRule="auto"/>
        <w:ind w:left="324" w:hanging="324"/>
        <w:jc w:val="center"/>
        <w:rPr>
          <w:del w:id="189" w:author="Maria Cristina Almeida de Souza" w:date="2026-09-29T09:41:00Z" w16du:dateUtc="2026-09-29T12:41:00Z"/>
          <w:lang w:val="en-US"/>
        </w:rPr>
      </w:pPr>
    </w:p>
    <w:p w14:paraId="6EFB0D4E" w14:textId="77777777" w:rsidR="0010416E" w:rsidRDefault="00000000">
      <w:pPr>
        <w:pStyle w:val="CorpoA"/>
        <w:spacing w:before="40" w:after="40" w:line="240" w:lineRule="auto"/>
        <w:jc w:val="center"/>
        <w:rPr>
          <w:lang w:val="en-US"/>
        </w:rPr>
      </w:pPr>
      <w:r>
        <w:rPr>
          <w:sz w:val="22"/>
          <w:szCs w:val="22"/>
          <w:lang w:val="en-US"/>
        </w:rPr>
        <w:t>↓</w:t>
      </w:r>
    </w:p>
    <w:tbl>
      <w:tblPr>
        <w:tblStyle w:val="TableNormal"/>
        <w:tblW w:w="90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1"/>
      </w:tblGrid>
      <w:tr w:rsidR="0010416E" w14:paraId="169F8B90" w14:textId="77777777">
        <w:tblPrEx>
          <w:tblCellMar>
            <w:top w:w="0" w:type="dxa"/>
            <w:left w:w="0" w:type="dxa"/>
            <w:bottom w:w="0" w:type="dxa"/>
            <w:right w:w="0" w:type="dxa"/>
          </w:tblCellMar>
        </w:tblPrEx>
        <w:trPr>
          <w:trHeight w:val="713"/>
          <w:jc w:val="center"/>
        </w:trPr>
        <w:tc>
          <w:tcPr>
            <w:tcW w:w="90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3A5C34" w14:textId="77777777" w:rsidR="0010416E" w:rsidRDefault="00000000">
            <w:pPr>
              <w:pStyle w:val="CorpoA"/>
              <w:spacing w:after="0" w:line="240" w:lineRule="auto"/>
              <w:jc w:val="center"/>
            </w:pPr>
            <w:r>
              <w:rPr>
                <w:sz w:val="20"/>
                <w:szCs w:val="20"/>
                <w:lang w:val="en-US"/>
              </w:rPr>
              <w:t>Excluídos na triagem por título/resumo: 292</w:t>
            </w:r>
          </w:p>
          <w:p w14:paraId="49EFFBE6" w14:textId="77777777" w:rsidR="0010416E" w:rsidRDefault="00000000">
            <w:pPr>
              <w:pStyle w:val="CorpoA"/>
              <w:spacing w:after="0" w:line="240" w:lineRule="auto"/>
              <w:jc w:val="center"/>
            </w:pPr>
            <w:r>
              <w:rPr>
                <w:sz w:val="20"/>
                <w:szCs w:val="20"/>
                <w:lang w:val="en-US"/>
              </w:rPr>
              <w:t>(teleconsultoria sem monitoramento do paciente, telerrastreamento pontual, medida de PA sem telemonitoramento remoto, literatura cinzenta)</w:t>
            </w:r>
          </w:p>
        </w:tc>
      </w:tr>
    </w:tbl>
    <w:p w14:paraId="01B9C119" w14:textId="521B2C22" w:rsidR="0010416E" w:rsidDel="00B96B1A" w:rsidRDefault="0010416E">
      <w:pPr>
        <w:pStyle w:val="CorpoA"/>
        <w:widowControl w:val="0"/>
        <w:spacing w:before="40" w:after="40" w:line="240" w:lineRule="auto"/>
        <w:ind w:left="324" w:hanging="324"/>
        <w:jc w:val="center"/>
        <w:rPr>
          <w:del w:id="190" w:author="Maria Cristina Almeida de Souza" w:date="2026-09-29T09:41:00Z" w16du:dateUtc="2026-09-29T12:41:00Z"/>
          <w:lang w:val="en-US"/>
        </w:rPr>
      </w:pPr>
    </w:p>
    <w:p w14:paraId="4E318EE2" w14:textId="77777777" w:rsidR="0010416E" w:rsidRDefault="00000000">
      <w:pPr>
        <w:pStyle w:val="CorpoA"/>
        <w:spacing w:before="40" w:after="40" w:line="240" w:lineRule="auto"/>
        <w:jc w:val="center"/>
        <w:rPr>
          <w:lang w:val="en-US"/>
        </w:rPr>
      </w:pPr>
      <w:r>
        <w:rPr>
          <w:sz w:val="22"/>
          <w:szCs w:val="22"/>
          <w:lang w:val="en-US"/>
        </w:rPr>
        <w:t>↓</w:t>
      </w:r>
    </w:p>
    <w:tbl>
      <w:tblPr>
        <w:tblStyle w:val="TableNormal"/>
        <w:tblW w:w="90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1"/>
      </w:tblGrid>
      <w:tr w:rsidR="0010416E" w14:paraId="57F23523" w14:textId="77777777">
        <w:tblPrEx>
          <w:tblCellMar>
            <w:top w:w="0" w:type="dxa"/>
            <w:left w:w="0" w:type="dxa"/>
            <w:bottom w:w="0" w:type="dxa"/>
            <w:right w:w="0" w:type="dxa"/>
          </w:tblCellMar>
        </w:tblPrEx>
        <w:trPr>
          <w:trHeight w:val="273"/>
          <w:jc w:val="center"/>
        </w:trPr>
        <w:tc>
          <w:tcPr>
            <w:tcW w:w="90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E4353C9" w14:textId="77777777" w:rsidR="0010416E" w:rsidRDefault="00000000">
            <w:pPr>
              <w:pStyle w:val="CorpoA"/>
              <w:spacing w:after="0" w:line="240" w:lineRule="auto"/>
              <w:jc w:val="center"/>
            </w:pPr>
            <w:r>
              <w:rPr>
                <w:sz w:val="20"/>
                <w:szCs w:val="20"/>
                <w:lang w:val="en-US"/>
              </w:rPr>
              <w:t>Artigos em texto completo avaliados para elegibilidade: 37</w:t>
            </w:r>
          </w:p>
        </w:tc>
      </w:tr>
    </w:tbl>
    <w:p w14:paraId="01ED67DF" w14:textId="0E1BE84C" w:rsidR="0010416E" w:rsidDel="00B96B1A" w:rsidRDefault="0010416E">
      <w:pPr>
        <w:pStyle w:val="CorpoA"/>
        <w:widowControl w:val="0"/>
        <w:spacing w:before="40" w:after="40" w:line="240" w:lineRule="auto"/>
        <w:ind w:left="324" w:hanging="324"/>
        <w:jc w:val="center"/>
        <w:rPr>
          <w:del w:id="191" w:author="Maria Cristina Almeida de Souza" w:date="2026-09-29T09:41:00Z" w16du:dateUtc="2026-09-29T12:41:00Z"/>
          <w:lang w:val="en-US"/>
        </w:rPr>
      </w:pPr>
    </w:p>
    <w:p w14:paraId="0BB6758F" w14:textId="77777777" w:rsidR="0010416E" w:rsidRDefault="00000000">
      <w:pPr>
        <w:pStyle w:val="CorpoA"/>
        <w:spacing w:before="40" w:after="40" w:line="240" w:lineRule="auto"/>
        <w:jc w:val="center"/>
        <w:rPr>
          <w:lang w:val="en-US"/>
        </w:rPr>
      </w:pPr>
      <w:r>
        <w:rPr>
          <w:sz w:val="22"/>
          <w:szCs w:val="22"/>
          <w:lang w:val="en-US"/>
        </w:rPr>
        <w:t>↓</w:t>
      </w:r>
    </w:p>
    <w:tbl>
      <w:tblPr>
        <w:tblStyle w:val="TableNormal"/>
        <w:tblW w:w="90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1"/>
      </w:tblGrid>
      <w:tr w:rsidR="0010416E" w14:paraId="1558EB96" w14:textId="77777777">
        <w:tblPrEx>
          <w:tblCellMar>
            <w:top w:w="0" w:type="dxa"/>
            <w:left w:w="0" w:type="dxa"/>
            <w:bottom w:w="0" w:type="dxa"/>
            <w:right w:w="0" w:type="dxa"/>
          </w:tblCellMar>
        </w:tblPrEx>
        <w:trPr>
          <w:trHeight w:val="1113"/>
          <w:jc w:val="center"/>
        </w:trPr>
        <w:tc>
          <w:tcPr>
            <w:tcW w:w="90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1C8B47B" w14:textId="77777777" w:rsidR="0010416E" w:rsidRDefault="00000000">
            <w:pPr>
              <w:pStyle w:val="CorpoA"/>
              <w:spacing w:after="0" w:line="240" w:lineRule="auto"/>
              <w:jc w:val="center"/>
              <w:rPr>
                <w:sz w:val="20"/>
                <w:szCs w:val="20"/>
                <w:lang w:val="en-US"/>
              </w:rPr>
            </w:pPr>
            <w:r>
              <w:rPr>
                <w:sz w:val="20"/>
                <w:szCs w:val="20"/>
                <w:lang w:val="en-US"/>
              </w:rPr>
              <w:t>Artigos em texto completo excluídos: 13</w:t>
            </w:r>
          </w:p>
          <w:p w14:paraId="3BC0D919" w14:textId="77777777" w:rsidR="0010416E" w:rsidRDefault="00000000">
            <w:pPr>
              <w:pStyle w:val="CorpoA"/>
              <w:spacing w:after="0" w:line="240" w:lineRule="auto"/>
              <w:jc w:val="center"/>
            </w:pPr>
            <w:r>
              <w:rPr>
                <w:sz w:val="20"/>
                <w:szCs w:val="20"/>
                <w:lang w:val="en-US"/>
              </w:rPr>
              <w:t>(4 protocolos sem resultados próprios; 3 revisões/editoriais sem metanálise; 5 desfecho/população fora do escopo; 1 omitido por escopo)</w:t>
            </w:r>
          </w:p>
          <w:p w14:paraId="7055598A" w14:textId="77777777" w:rsidR="0010416E" w:rsidRDefault="00000000">
            <w:pPr>
              <w:pStyle w:val="CorpoA"/>
              <w:spacing w:after="0" w:line="240" w:lineRule="auto"/>
              <w:jc w:val="center"/>
            </w:pPr>
            <w:r>
              <w:rPr>
                <w:sz w:val="20"/>
                <w:szCs w:val="20"/>
                <w:lang w:val="en-US"/>
              </w:rPr>
              <w:t>(4 protocolos sem resultado próprio; 3 não eram estudos primários elegíveis; 5 fora do escopo; 1 omitido por decisão de escopo)</w:t>
            </w:r>
          </w:p>
        </w:tc>
      </w:tr>
    </w:tbl>
    <w:p w14:paraId="0F529510" w14:textId="50379A9F" w:rsidR="0010416E" w:rsidDel="00B96B1A" w:rsidRDefault="0010416E">
      <w:pPr>
        <w:pStyle w:val="CorpoA"/>
        <w:widowControl w:val="0"/>
        <w:spacing w:before="40" w:after="40" w:line="240" w:lineRule="auto"/>
        <w:ind w:left="324" w:hanging="324"/>
        <w:jc w:val="center"/>
        <w:rPr>
          <w:del w:id="192" w:author="Maria Cristina Almeida de Souza" w:date="2026-09-29T09:41:00Z" w16du:dateUtc="2026-09-29T12:41:00Z"/>
          <w:lang w:val="en-US"/>
        </w:rPr>
      </w:pPr>
    </w:p>
    <w:p w14:paraId="6E2D49CC" w14:textId="77777777" w:rsidR="0010416E" w:rsidRDefault="00000000">
      <w:pPr>
        <w:pStyle w:val="CorpoA"/>
        <w:spacing w:before="40" w:after="40" w:line="240" w:lineRule="auto"/>
        <w:jc w:val="center"/>
        <w:rPr>
          <w:lang w:val="en-US"/>
        </w:rPr>
      </w:pPr>
      <w:r>
        <w:rPr>
          <w:sz w:val="22"/>
          <w:szCs w:val="22"/>
          <w:lang w:val="en-US"/>
        </w:rPr>
        <w:t>↓</w:t>
      </w:r>
    </w:p>
    <w:tbl>
      <w:tblPr>
        <w:tblStyle w:val="TableNormal"/>
        <w:tblW w:w="90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1"/>
      </w:tblGrid>
      <w:tr w:rsidR="0010416E" w14:paraId="5585926B" w14:textId="77777777">
        <w:tblPrEx>
          <w:tblCellMar>
            <w:top w:w="0" w:type="dxa"/>
            <w:left w:w="0" w:type="dxa"/>
            <w:bottom w:w="0" w:type="dxa"/>
            <w:right w:w="0" w:type="dxa"/>
          </w:tblCellMar>
        </w:tblPrEx>
        <w:trPr>
          <w:trHeight w:val="273"/>
          <w:jc w:val="center"/>
        </w:trPr>
        <w:tc>
          <w:tcPr>
            <w:tcW w:w="907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74FFC8" w14:textId="77777777" w:rsidR="0010416E" w:rsidRDefault="00000000">
            <w:pPr>
              <w:pStyle w:val="CorpoA"/>
              <w:spacing w:after="0" w:line="240" w:lineRule="auto"/>
              <w:jc w:val="center"/>
            </w:pPr>
            <w:r>
              <w:rPr>
                <w:sz w:val="20"/>
                <w:szCs w:val="20"/>
                <w:lang w:val="en-US"/>
              </w:rPr>
              <w:t>Estudos incluídos na síntese: 24</w:t>
            </w:r>
          </w:p>
        </w:tc>
      </w:tr>
    </w:tbl>
    <w:p w14:paraId="004EE8E5" w14:textId="593F326E" w:rsidR="0010416E" w:rsidRPr="00B96B1A" w:rsidDel="00B96B1A" w:rsidRDefault="0010416E">
      <w:pPr>
        <w:pStyle w:val="CorpoA"/>
        <w:widowControl w:val="0"/>
        <w:spacing w:before="40" w:after="40" w:line="240" w:lineRule="auto"/>
        <w:ind w:left="324" w:hanging="324"/>
        <w:jc w:val="center"/>
        <w:rPr>
          <w:del w:id="193" w:author="Maria Cristina Almeida de Souza" w:date="2026-09-29T09:41:00Z" w16du:dateUtc="2026-09-29T12:41:00Z"/>
          <w:sz w:val="20"/>
          <w:szCs w:val="20"/>
          <w:lang w:val="en-US"/>
          <w:rPrChange w:id="194" w:author="Maria Cristina Almeida de Souza" w:date="2026-09-29T09:41:00Z" w16du:dateUtc="2026-09-29T12:41:00Z">
            <w:rPr>
              <w:del w:id="195" w:author="Maria Cristina Almeida de Souza" w:date="2026-09-29T09:41:00Z" w16du:dateUtc="2026-09-29T12:41:00Z"/>
              <w:lang w:val="en-US"/>
            </w:rPr>
          </w:rPrChange>
        </w:rPr>
      </w:pPr>
    </w:p>
    <w:p w14:paraId="6E493A62" w14:textId="4DFA23C4" w:rsidR="0010416E" w:rsidRPr="00B96B1A" w:rsidRDefault="00B96B1A">
      <w:pPr>
        <w:pStyle w:val="CorpoA"/>
        <w:widowControl w:val="0"/>
        <w:spacing w:before="40" w:after="40" w:line="240" w:lineRule="auto"/>
        <w:ind w:left="216" w:hanging="216"/>
        <w:jc w:val="center"/>
        <w:rPr>
          <w:sz w:val="20"/>
          <w:szCs w:val="20"/>
          <w:lang w:val="en-US"/>
          <w:rPrChange w:id="196" w:author="Maria Cristina Almeida de Souza" w:date="2026-09-29T09:41:00Z" w16du:dateUtc="2026-09-29T12:41:00Z">
            <w:rPr>
              <w:lang w:val="en-US"/>
            </w:rPr>
          </w:rPrChange>
        </w:rPr>
      </w:pPr>
      <w:ins w:id="197" w:author="Maria Cristina Almeida de Souza" w:date="2026-09-29T09:41:00Z" w16du:dateUtc="2026-09-29T12:41:00Z">
        <w:r w:rsidRPr="00B96B1A">
          <w:rPr>
            <w:sz w:val="20"/>
            <w:szCs w:val="20"/>
            <w:lang w:val="en-US"/>
            <w:rPrChange w:id="198" w:author="Maria Cristina Almeida de Souza" w:date="2026-09-29T09:41:00Z" w16du:dateUtc="2026-09-29T12:41:00Z">
              <w:rPr>
                <w:lang w:val="en-US"/>
              </w:rPr>
            </w:rPrChange>
          </w:rPr>
          <w:t>Fonte: autores, 2026</w:t>
        </w:r>
      </w:ins>
    </w:p>
    <w:p w14:paraId="0A51AD5A" w14:textId="77777777" w:rsidR="0010416E" w:rsidRDefault="0010416E">
      <w:pPr>
        <w:pStyle w:val="CorpoA"/>
        <w:widowControl w:val="0"/>
        <w:spacing w:before="40" w:after="40" w:line="240" w:lineRule="auto"/>
        <w:jc w:val="center"/>
      </w:pPr>
    </w:p>
    <w:p w14:paraId="7A741F32" w14:textId="428EF1A6" w:rsidR="0010416E" w:rsidRDefault="00000000" w:rsidP="00B96B1A">
      <w:pPr>
        <w:pStyle w:val="CorpoA"/>
        <w:spacing w:after="0" w:line="360" w:lineRule="auto"/>
        <w:ind w:firstLine="851"/>
        <w:jc w:val="both"/>
        <w:pPrChange w:id="199" w:author="Maria Cristina Almeida de Souza" w:date="2026-09-29T09:41:00Z" w16du:dateUtc="2026-09-29T12:41:00Z">
          <w:pPr>
            <w:pStyle w:val="CorpoA"/>
            <w:spacing w:before="200"/>
            <w:jc w:val="both"/>
          </w:pPr>
        </w:pPrChange>
      </w:pPr>
      <w:r>
        <w:t>Os 24 estudos inclu</w:t>
      </w:r>
      <w:r>
        <w:rPr>
          <w:lang w:val="en-US"/>
        </w:rPr>
        <w:t>í</w:t>
      </w:r>
      <w:r>
        <w:t>dos distribuem-se por onze pa</w:t>
      </w:r>
      <w:r>
        <w:rPr>
          <w:lang w:val="en-US"/>
        </w:rPr>
        <w:t>í</w:t>
      </w:r>
      <w:r>
        <w:rPr>
          <w:lang w:val="fr-FR"/>
        </w:rPr>
        <w:t>ses</w:t>
      </w:r>
      <w:ins w:id="200" w:author="Maria Cristina Almeida de Souza" w:date="2026-09-29T09:41:00Z" w16du:dateUtc="2026-09-29T12:41:00Z">
        <w:r w:rsidR="00B96B1A">
          <w:rPr>
            <w:lang w:val="fr-FR"/>
          </w:rPr>
          <w:t> :</w:t>
        </w:r>
      </w:ins>
      <w:r>
        <w:rPr>
          <w:lang w:val="fr-FR"/>
        </w:rPr>
        <w:t xml:space="preserve"> </w:t>
      </w:r>
      <w:del w:id="201" w:author="Maria Cristina Almeida de Souza" w:date="2026-09-29T09:41:00Z" w16du:dateUtc="2026-09-29T12:41:00Z">
        <w:r w:rsidDel="00B96B1A">
          <w:rPr>
            <w:lang w:val="en-US"/>
          </w:rPr>
          <w:delText>—</w:delText>
        </w:r>
      </w:del>
      <w:r>
        <w:rPr>
          <w:lang w:val="en-US"/>
        </w:rPr>
        <w:t xml:space="preserve"> </w:t>
      </w:r>
      <w:r>
        <w:t>Reino Unido (n=5), Brasil (n=6), Estados Unidos (n=4), e um estudo em cada um dos seguintes pa</w:t>
      </w:r>
      <w:r>
        <w:rPr>
          <w:lang w:val="en-US"/>
        </w:rPr>
        <w:t>í</w:t>
      </w:r>
      <w:r>
        <w:t>ses: China, Singapura, Mal</w:t>
      </w:r>
      <w:r>
        <w:rPr>
          <w:lang w:val="en-US"/>
        </w:rPr>
        <w:t>á</w:t>
      </w:r>
      <w:r>
        <w:t>sia, Finl</w:t>
      </w:r>
      <w:r>
        <w:rPr>
          <w:lang w:val="en-US"/>
        </w:rPr>
        <w:t>â</w:t>
      </w:r>
      <w:r>
        <w:rPr>
          <w:lang w:val="es-ES_tradnl"/>
        </w:rPr>
        <w:t>ndia, Eslov</w:t>
      </w:r>
      <w:r>
        <w:rPr>
          <w:lang w:val="en-US"/>
        </w:rPr>
        <w:t>ê</w:t>
      </w:r>
      <w:r>
        <w:t>nia, Fran</w:t>
      </w:r>
      <w:r>
        <w:rPr>
          <w:lang w:val="en-US"/>
        </w:rPr>
        <w:t>ç</w:t>
      </w:r>
      <w:r>
        <w:t>a, Col</w:t>
      </w:r>
      <w:r>
        <w:rPr>
          <w:lang w:val="en-US"/>
        </w:rPr>
        <w:t>ô</w:t>
      </w:r>
      <w:r>
        <w:rPr>
          <w:lang w:val="it-IT"/>
        </w:rPr>
        <w:t xml:space="preserve">mbia e Chile </w:t>
      </w:r>
      <w:del w:id="202" w:author="Maria Cristina Almeida de Souza" w:date="2026-09-29T09:41:00Z" w16du:dateUtc="2026-09-29T12:41:00Z">
        <w:r w:rsidDel="00B96B1A">
          <w:rPr>
            <w:lang w:val="en-US"/>
          </w:rPr>
          <w:delText>—</w:delText>
        </w:r>
      </w:del>
      <w:r>
        <w:t>, al</w:t>
      </w:r>
      <w:r>
        <w:rPr>
          <w:lang w:val="en-US"/>
        </w:rPr>
        <w:t>é</w:t>
      </w:r>
      <w:r>
        <w:t>m de uma metan</w:t>
      </w:r>
      <w:r>
        <w:rPr>
          <w:lang w:val="en-US"/>
        </w:rPr>
        <w:t>á</w:t>
      </w:r>
      <w:r>
        <w:t>lise multinacional de dados individuais. Quanto ao delineamento, 12 eram ensaios cl</w:t>
      </w:r>
      <w:r>
        <w:rPr>
          <w:lang w:val="en-US"/>
        </w:rPr>
        <w:t>í</w:t>
      </w:r>
      <w:r>
        <w:t>nicos randomizados ou quase-experimentais, 2 eram estudos de s</w:t>
      </w:r>
      <w:r>
        <w:rPr>
          <w:lang w:val="en-US"/>
        </w:rPr>
        <w:t>í</w:t>
      </w:r>
      <w:r>
        <w:t xml:space="preserve">ntese </w:t>
      </w:r>
      <w:r>
        <w:lastRenderedPageBreak/>
        <w:t>(uma metan</w:t>
      </w:r>
      <w:r>
        <w:rPr>
          <w:lang w:val="en-US"/>
        </w:rPr>
        <w:t>á</w:t>
      </w:r>
      <w:r>
        <w:t>lise de dados individuais e uma an</w:t>
      </w:r>
      <w:r>
        <w:rPr>
          <w:lang w:val="en-US"/>
        </w:rPr>
        <w:t>á</w:t>
      </w:r>
      <w:r>
        <w:t>lise de custo-efetividade baseada em modelo), 3 eram qualitativos ou mistos, e 7 eram observacionais, transversais, descritivos ou projetos-piloto. As publica</w:t>
      </w:r>
      <w:r>
        <w:rPr>
          <w:lang w:val="en-US"/>
        </w:rPr>
        <w:t>çõ</w:t>
      </w:r>
      <w:r>
        <w:t>es concentraram-se entre 2014 e 2025 (Tabela 1).</w:t>
      </w:r>
    </w:p>
    <w:p w14:paraId="53DDC8A2" w14:textId="235AAF70" w:rsidR="0010416E" w:rsidRDefault="00000000" w:rsidP="00B96B1A">
      <w:pPr>
        <w:pStyle w:val="CorpoA"/>
        <w:spacing w:before="120" w:after="120" w:line="240" w:lineRule="auto"/>
        <w:jc w:val="center"/>
        <w:pPrChange w:id="203" w:author="Maria Cristina Almeida de Souza" w:date="2026-09-29T09:42:00Z" w16du:dateUtc="2026-09-29T12:42:00Z">
          <w:pPr>
            <w:pStyle w:val="CorpoA"/>
            <w:spacing w:before="120" w:after="120" w:line="240" w:lineRule="auto"/>
          </w:pPr>
        </w:pPrChange>
      </w:pPr>
      <w:r>
        <w:rPr>
          <w:b/>
          <w:bCs/>
          <w:sz w:val="20"/>
          <w:szCs w:val="20"/>
        </w:rPr>
        <w:t>Tabela 1</w:t>
      </w:r>
      <w:ins w:id="204" w:author="Maria Cristina Almeida de Souza" w:date="2026-09-29T09:42:00Z" w16du:dateUtc="2026-09-29T12:42:00Z">
        <w:r w:rsidR="00B96B1A">
          <w:rPr>
            <w:b/>
            <w:bCs/>
            <w:sz w:val="20"/>
            <w:szCs w:val="20"/>
          </w:rPr>
          <w:t xml:space="preserve"> </w:t>
        </w:r>
        <w:r w:rsidR="00B96B1A">
          <w:rPr>
            <w:sz w:val="20"/>
            <w:szCs w:val="20"/>
          </w:rPr>
          <w:t>-</w:t>
        </w:r>
      </w:ins>
      <w:del w:id="205" w:author="Maria Cristina Almeida de Souza" w:date="2026-09-29T09:42:00Z" w16du:dateUtc="2026-09-29T12:42:00Z">
        <w:r w:rsidDel="00B96B1A">
          <w:rPr>
            <w:sz w:val="20"/>
            <w:szCs w:val="20"/>
          </w:rPr>
          <w:delText>.</w:delText>
        </w:r>
      </w:del>
      <w:r>
        <w:rPr>
          <w:sz w:val="20"/>
          <w:szCs w:val="20"/>
        </w:rPr>
        <w:t xml:space="preserve"> Caracter</w:t>
      </w:r>
      <w:r>
        <w:rPr>
          <w:sz w:val="20"/>
          <w:szCs w:val="20"/>
          <w:lang w:val="en-US"/>
        </w:rPr>
        <w:t>í</w:t>
      </w:r>
      <w:r>
        <w:rPr>
          <w:sz w:val="20"/>
          <w:szCs w:val="20"/>
        </w:rPr>
        <w:t>sticas dos estudos inclu</w:t>
      </w:r>
      <w:r>
        <w:rPr>
          <w:sz w:val="20"/>
          <w:szCs w:val="20"/>
          <w:lang w:val="en-US"/>
        </w:rPr>
        <w:t>í</w:t>
      </w:r>
      <w:r>
        <w:rPr>
          <w:sz w:val="20"/>
          <w:szCs w:val="20"/>
        </w:rPr>
        <w:t>dos na s</w:t>
      </w:r>
      <w:r>
        <w:rPr>
          <w:sz w:val="20"/>
          <w:szCs w:val="20"/>
          <w:lang w:val="en-US"/>
        </w:rPr>
        <w:t>í</w:t>
      </w:r>
      <w:r>
        <w:rPr>
          <w:sz w:val="20"/>
          <w:szCs w:val="20"/>
        </w:rPr>
        <w:t>ntese (n=24).</w:t>
      </w:r>
    </w:p>
    <w:tbl>
      <w:tblPr>
        <w:tblStyle w:val="TableNormal"/>
        <w:tblW w:w="90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512"/>
        <w:gridCol w:w="1512"/>
        <w:gridCol w:w="1512"/>
        <w:gridCol w:w="1512"/>
        <w:gridCol w:w="1512"/>
        <w:gridCol w:w="1512"/>
      </w:tblGrid>
      <w:tr w:rsidR="0010416E" w14:paraId="65022057" w14:textId="77777777">
        <w:tblPrEx>
          <w:tblCellMar>
            <w:top w:w="0" w:type="dxa"/>
            <w:left w:w="0" w:type="dxa"/>
            <w:bottom w:w="0" w:type="dxa"/>
            <w:right w:w="0" w:type="dxa"/>
          </w:tblCellMar>
        </w:tblPrEx>
        <w:trPr>
          <w:trHeight w:val="47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E66D846" w14:textId="77777777" w:rsidR="0010416E" w:rsidRDefault="00000000">
            <w:pPr>
              <w:pStyle w:val="CorpoA"/>
              <w:spacing w:after="0" w:line="240" w:lineRule="auto"/>
              <w:jc w:val="center"/>
            </w:pPr>
            <w:r>
              <w:rPr>
                <w:b/>
                <w:bCs/>
                <w:sz w:val="20"/>
                <w:szCs w:val="20"/>
                <w:lang w:val="en-US"/>
              </w:rPr>
              <w:t>Autor/ano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A83E513" w14:textId="77777777" w:rsidR="0010416E" w:rsidRDefault="00000000">
            <w:pPr>
              <w:pStyle w:val="CorpoA"/>
              <w:spacing w:after="0" w:line="240" w:lineRule="auto"/>
              <w:jc w:val="center"/>
            </w:pPr>
            <w:r>
              <w:rPr>
                <w:b/>
                <w:bCs/>
                <w:sz w:val="20"/>
                <w:szCs w:val="20"/>
                <w:lang w:val="en-US"/>
              </w:rPr>
              <w:t>País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0F7D641" w14:textId="77777777" w:rsidR="0010416E" w:rsidRDefault="00000000">
            <w:pPr>
              <w:pStyle w:val="CorpoA"/>
              <w:spacing w:after="0" w:line="240" w:lineRule="auto"/>
              <w:jc w:val="center"/>
            </w:pPr>
            <w:r>
              <w:rPr>
                <w:b/>
                <w:bCs/>
                <w:sz w:val="20"/>
                <w:szCs w:val="20"/>
                <w:lang w:val="en-US"/>
              </w:rPr>
              <w:t>Delineamento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EE358F8" w14:textId="77777777" w:rsidR="0010416E" w:rsidRDefault="00000000">
            <w:pPr>
              <w:pStyle w:val="CorpoA"/>
              <w:spacing w:after="0" w:line="240" w:lineRule="auto"/>
              <w:jc w:val="center"/>
            </w:pPr>
            <w:r>
              <w:rPr>
                <w:b/>
                <w:bCs/>
                <w:sz w:val="20"/>
                <w:szCs w:val="20"/>
                <w:lang w:val="en-US"/>
              </w:rPr>
              <w:t>Amostra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2D92EBB" w14:textId="77777777" w:rsidR="0010416E" w:rsidRDefault="00000000">
            <w:pPr>
              <w:pStyle w:val="CorpoA"/>
              <w:spacing w:after="0" w:line="240" w:lineRule="auto"/>
              <w:jc w:val="center"/>
            </w:pPr>
            <w:r>
              <w:rPr>
                <w:b/>
                <w:bCs/>
                <w:sz w:val="20"/>
                <w:szCs w:val="20"/>
                <w:lang w:val="en-US"/>
              </w:rPr>
              <w:t>MMAT</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0E2B9E4" w14:textId="77777777" w:rsidR="0010416E" w:rsidRDefault="00000000">
            <w:pPr>
              <w:pStyle w:val="CorpoA"/>
              <w:spacing w:after="0" w:line="240" w:lineRule="auto"/>
              <w:jc w:val="center"/>
            </w:pPr>
            <w:r>
              <w:rPr>
                <w:b/>
                <w:bCs/>
                <w:sz w:val="20"/>
                <w:szCs w:val="20"/>
                <w:lang w:val="en-US"/>
              </w:rPr>
              <w:t>Principais achados</w:t>
            </w:r>
          </w:p>
        </w:tc>
      </w:tr>
      <w:tr w:rsidR="0010416E" w14:paraId="70B85D6C" w14:textId="77777777">
        <w:tblPrEx>
          <w:tblCellMar>
            <w:top w:w="0" w:type="dxa"/>
            <w:left w:w="0" w:type="dxa"/>
            <w:bottom w:w="0" w:type="dxa"/>
            <w:right w:w="0" w:type="dxa"/>
          </w:tblCellMar>
        </w:tblPrEx>
        <w:trPr>
          <w:trHeight w:val="91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D9F9282" w14:textId="77777777" w:rsidR="0010416E" w:rsidRDefault="00000000">
            <w:pPr>
              <w:pStyle w:val="CorpoA"/>
              <w:spacing w:after="0" w:line="240" w:lineRule="auto"/>
            </w:pPr>
            <w:r>
              <w:rPr>
                <w:sz w:val="20"/>
                <w:szCs w:val="20"/>
                <w:lang w:val="en-US"/>
              </w:rPr>
              <w:t xml:space="preserve">Hammersley et al., </w:t>
            </w:r>
            <w:commentRangeStart w:id="206"/>
            <w:r>
              <w:rPr>
                <w:sz w:val="20"/>
                <w:szCs w:val="20"/>
                <w:lang w:val="en-US"/>
              </w:rPr>
              <w:t>2020</w:t>
            </w:r>
            <w:commentRangeEnd w:id="206"/>
            <w:r w:rsidR="00E142B8">
              <w:rPr>
                <w:rStyle w:val="Refdecomentrio"/>
                <w:rFonts w:ascii="Arial Unicode MS" w:hAnsi="Arial Unicode MS"/>
                <w:sz w:val="20"/>
                <w:szCs w:val="20"/>
                <w:lang w:val="en-US"/>
              </w:rPr>
              <w:commentReference w:id="206"/>
            </w:r>
            <w:r>
              <w:rPr>
                <w:rFonts w:ascii="Arial Unicode MS" w:hAnsi="Arial Unicode MS"/>
                <w:sz w:val="20"/>
                <w:szCs w:val="20"/>
                <w:lang w:val="en-US"/>
              </w:rPr>
              <w:t>⁵</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DC44418" w14:textId="77777777" w:rsidR="0010416E" w:rsidRDefault="00000000">
            <w:pPr>
              <w:pStyle w:val="CorpoA"/>
              <w:spacing w:after="0" w:line="240" w:lineRule="auto"/>
            </w:pPr>
            <w:r>
              <w:rPr>
                <w:sz w:val="20"/>
                <w:szCs w:val="20"/>
                <w:lang w:val="en-US"/>
              </w:rPr>
              <w:t>Reino Unido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D750F68" w14:textId="77777777" w:rsidR="0010416E" w:rsidRDefault="00000000">
            <w:pPr>
              <w:pStyle w:val="CorpoA"/>
              <w:spacing w:after="0" w:line="240" w:lineRule="auto"/>
            </w:pPr>
            <w:r>
              <w:rPr>
                <w:sz w:val="20"/>
                <w:szCs w:val="20"/>
                <w:lang w:val="en-US"/>
              </w:rPr>
              <w:t>Implementação quase-experimental</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EDCD595" w14:textId="77777777" w:rsidR="0010416E" w:rsidRDefault="00000000">
            <w:pPr>
              <w:pStyle w:val="CorpoA"/>
              <w:spacing w:after="0" w:line="240" w:lineRule="auto"/>
            </w:pPr>
            <w:r>
              <w:rPr>
                <w:sz w:val="20"/>
                <w:szCs w:val="20"/>
                <w:lang w:val="en-US"/>
              </w:rPr>
              <w:t>3.200 (subgrupo n=905)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8FA95F1" w14:textId="77777777" w:rsidR="0010416E" w:rsidRDefault="00000000">
            <w:pPr>
              <w:pStyle w:val="CorpoA"/>
              <w:spacing w:after="0" w:line="240" w:lineRule="auto"/>
            </w:pPr>
            <w:r>
              <w:rPr>
                <w:sz w:val="20"/>
                <w:szCs w:val="20"/>
                <w:lang w:val="en-US"/>
              </w:rPr>
              <w:t>3/5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056E5BE" w14:textId="77777777" w:rsidR="0010416E" w:rsidRDefault="00000000">
            <w:pPr>
              <w:pStyle w:val="CorpoA"/>
              <w:spacing w:after="0" w:line="240" w:lineRule="auto"/>
            </w:pPr>
            <w:r>
              <w:rPr>
                <w:sz w:val="20"/>
                <w:szCs w:val="20"/>
                <w:lang w:val="en-US"/>
              </w:rPr>
              <w:t>PAS -6,55 mmHg; -19% consultas presenciais</w:t>
            </w:r>
          </w:p>
        </w:tc>
      </w:tr>
      <w:tr w:rsidR="0010416E" w14:paraId="41E1C642" w14:textId="77777777">
        <w:tblPrEx>
          <w:tblCellMar>
            <w:top w:w="0" w:type="dxa"/>
            <w:left w:w="0" w:type="dxa"/>
            <w:bottom w:w="0" w:type="dxa"/>
            <w:right w:w="0" w:type="dxa"/>
          </w:tblCellMar>
        </w:tblPrEx>
        <w:trPr>
          <w:trHeight w:val="91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BE4E94C" w14:textId="77777777" w:rsidR="0010416E" w:rsidRDefault="00000000">
            <w:pPr>
              <w:pStyle w:val="CorpoA"/>
              <w:spacing w:after="0" w:line="240" w:lineRule="auto"/>
            </w:pPr>
            <w:r>
              <w:rPr>
                <w:sz w:val="20"/>
                <w:szCs w:val="20"/>
                <w:lang w:val="en-US"/>
              </w:rPr>
              <w:t>McManus et al., 2021</w:t>
            </w:r>
            <w:r>
              <w:rPr>
                <w:rFonts w:ascii="Arial Unicode MS" w:hAnsi="Arial Unicode MS"/>
                <w:sz w:val="20"/>
                <w:szCs w:val="20"/>
                <w:lang w:val="en-US"/>
              </w:rPr>
              <w:t>⁶</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7D70C8F" w14:textId="77777777" w:rsidR="0010416E" w:rsidRDefault="00000000">
            <w:pPr>
              <w:pStyle w:val="CorpoA"/>
              <w:spacing w:after="0" w:line="240" w:lineRule="auto"/>
            </w:pPr>
            <w:r>
              <w:rPr>
                <w:sz w:val="20"/>
                <w:szCs w:val="20"/>
                <w:lang w:val="en-US"/>
              </w:rPr>
              <w:t>Reino Unido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0099ED8" w14:textId="77777777" w:rsidR="0010416E" w:rsidRDefault="00000000">
            <w:pPr>
              <w:pStyle w:val="CorpoA"/>
              <w:spacing w:after="0" w:line="240" w:lineRule="auto"/>
            </w:pPr>
            <w:r>
              <w:rPr>
                <w:sz w:val="20"/>
                <w:szCs w:val="20"/>
                <w:lang w:val="en-US"/>
              </w:rPr>
              <w:t>Ensaio clínico randomizado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C1F9697" w14:textId="77777777" w:rsidR="0010416E" w:rsidRDefault="00000000">
            <w:pPr>
              <w:pStyle w:val="CorpoA"/>
              <w:spacing w:after="0" w:line="240" w:lineRule="auto"/>
            </w:pPr>
            <w:r>
              <w:rPr>
                <w:sz w:val="20"/>
                <w:szCs w:val="20"/>
                <w:lang w:val="en-US"/>
              </w:rPr>
              <w:t>622</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2E0FBB1" w14:textId="77777777" w:rsidR="0010416E" w:rsidRDefault="00000000">
            <w:pPr>
              <w:pStyle w:val="CorpoA"/>
              <w:spacing w:after="0" w:line="240" w:lineRule="auto"/>
            </w:pPr>
            <w:r>
              <w:rPr>
                <w:sz w:val="20"/>
                <w:szCs w:val="20"/>
                <w:lang w:val="en-US"/>
              </w:rPr>
              <w:t>5/5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C24912A" w14:textId="77777777" w:rsidR="0010416E" w:rsidRDefault="00000000">
            <w:pPr>
              <w:pStyle w:val="CorpoA"/>
              <w:spacing w:after="0" w:line="240" w:lineRule="auto"/>
            </w:pPr>
            <w:r>
              <w:rPr>
                <w:sz w:val="20"/>
                <w:szCs w:val="20"/>
                <w:lang w:val="en-US"/>
              </w:rPr>
              <w:t>PAS -3,4 mmHg vs. cuidado usual em 12 meses</w:t>
            </w:r>
          </w:p>
        </w:tc>
      </w:tr>
      <w:tr w:rsidR="0010416E" w14:paraId="31B80703" w14:textId="77777777">
        <w:tblPrEx>
          <w:tblCellMar>
            <w:top w:w="0" w:type="dxa"/>
            <w:left w:w="0" w:type="dxa"/>
            <w:bottom w:w="0" w:type="dxa"/>
            <w:right w:w="0" w:type="dxa"/>
          </w:tblCellMar>
        </w:tblPrEx>
        <w:trPr>
          <w:trHeight w:val="135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D7FAF31" w14:textId="77777777" w:rsidR="0010416E" w:rsidRDefault="00000000">
            <w:pPr>
              <w:pStyle w:val="CorpoA"/>
              <w:spacing w:after="0" w:line="240" w:lineRule="auto"/>
            </w:pPr>
            <w:r>
              <w:rPr>
                <w:sz w:val="20"/>
                <w:szCs w:val="20"/>
                <w:lang w:val="en-US"/>
              </w:rPr>
              <w:t>Meng et al., 2023¹</w:t>
            </w:r>
            <w:r>
              <w:rPr>
                <w:rFonts w:ascii="Arial Unicode MS" w:hAnsi="Arial Unicode MS"/>
                <w:sz w:val="20"/>
                <w:szCs w:val="20"/>
                <w:lang w:val="en-US"/>
              </w:rPr>
              <w:t>⁰</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6709CC6" w14:textId="77777777" w:rsidR="0010416E" w:rsidRDefault="00000000">
            <w:pPr>
              <w:pStyle w:val="CorpoA"/>
              <w:spacing w:after="0" w:line="240" w:lineRule="auto"/>
            </w:pPr>
            <w:r>
              <w:rPr>
                <w:sz w:val="20"/>
                <w:szCs w:val="20"/>
                <w:lang w:val="en-US"/>
              </w:rPr>
              <w:t>China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93B5E0D" w14:textId="77777777" w:rsidR="0010416E" w:rsidRDefault="00000000">
            <w:pPr>
              <w:pStyle w:val="CorpoA"/>
              <w:spacing w:after="0" w:line="240" w:lineRule="auto"/>
            </w:pPr>
            <w:r>
              <w:rPr>
                <w:sz w:val="20"/>
                <w:szCs w:val="20"/>
                <w:lang w:val="en-US"/>
              </w:rPr>
              <w:t>Ensaio clínico randomizado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593F7F5" w14:textId="77777777" w:rsidR="0010416E" w:rsidRDefault="00000000">
            <w:pPr>
              <w:pStyle w:val="CorpoA"/>
              <w:spacing w:after="0" w:line="240" w:lineRule="auto"/>
            </w:pPr>
            <w:r>
              <w:rPr>
                <w:sz w:val="20"/>
                <w:szCs w:val="20"/>
                <w:lang w:val="en-US"/>
              </w:rPr>
              <w:t>172</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89C46AD" w14:textId="77777777" w:rsidR="0010416E" w:rsidRDefault="00000000">
            <w:pPr>
              <w:pStyle w:val="CorpoA"/>
              <w:spacing w:after="0" w:line="240" w:lineRule="auto"/>
            </w:pPr>
            <w:r>
              <w:rPr>
                <w:sz w:val="20"/>
                <w:szCs w:val="20"/>
                <w:lang w:val="en-US"/>
              </w:rPr>
              <w:t>4/5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E501811" w14:textId="77777777" w:rsidR="0010416E" w:rsidRDefault="00000000">
            <w:pPr>
              <w:pStyle w:val="CorpoA"/>
              <w:spacing w:after="0" w:line="240" w:lineRule="auto"/>
            </w:pPr>
            <w:r>
              <w:rPr>
                <w:sz w:val="20"/>
                <w:szCs w:val="20"/>
                <w:lang w:val="en-US"/>
              </w:rPr>
              <w:t>Maior redução da PA ambulatorial e maior controle vs. cuidado usual</w:t>
            </w:r>
          </w:p>
        </w:tc>
      </w:tr>
      <w:tr w:rsidR="0010416E" w14:paraId="6EC60EF3" w14:textId="77777777">
        <w:tblPrEx>
          <w:tblCellMar>
            <w:top w:w="0" w:type="dxa"/>
            <w:left w:w="0" w:type="dxa"/>
            <w:bottom w:w="0" w:type="dxa"/>
            <w:right w:w="0" w:type="dxa"/>
          </w:tblCellMar>
        </w:tblPrEx>
        <w:trPr>
          <w:trHeight w:val="113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BF1D8D3" w14:textId="77777777" w:rsidR="0010416E" w:rsidRDefault="00000000">
            <w:pPr>
              <w:pStyle w:val="CorpoA"/>
              <w:spacing w:after="0" w:line="240" w:lineRule="auto"/>
            </w:pPr>
            <w:r>
              <w:rPr>
                <w:sz w:val="20"/>
                <w:szCs w:val="20"/>
                <w:lang w:val="en-US"/>
              </w:rPr>
              <w:t>Teo et al., 2021¹¹</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8181596" w14:textId="77777777" w:rsidR="0010416E" w:rsidRDefault="00000000">
            <w:pPr>
              <w:pStyle w:val="CorpoA"/>
              <w:spacing w:after="0" w:line="240" w:lineRule="auto"/>
            </w:pPr>
            <w:r>
              <w:rPr>
                <w:sz w:val="20"/>
                <w:szCs w:val="20"/>
                <w:lang w:val="en-US"/>
              </w:rPr>
              <w:t>Singapura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F00C395" w14:textId="77777777" w:rsidR="0010416E" w:rsidRDefault="00000000">
            <w:pPr>
              <w:pStyle w:val="CorpoA"/>
              <w:spacing w:after="0" w:line="240" w:lineRule="auto"/>
            </w:pPr>
            <w:r>
              <w:rPr>
                <w:sz w:val="20"/>
                <w:szCs w:val="20"/>
                <w:lang w:val="en-US"/>
              </w:rPr>
              <w:t>Quase-experimental</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B5BE56B" w14:textId="77777777" w:rsidR="0010416E" w:rsidRDefault="00000000">
            <w:pPr>
              <w:pStyle w:val="CorpoA"/>
              <w:spacing w:after="0" w:line="240" w:lineRule="auto"/>
            </w:pPr>
            <w:r>
              <w:rPr>
                <w:sz w:val="20"/>
                <w:szCs w:val="20"/>
                <w:lang w:val="en-US"/>
              </w:rPr>
              <w:t>240</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F7D4637" w14:textId="77777777" w:rsidR="0010416E" w:rsidRDefault="00000000">
            <w:pPr>
              <w:pStyle w:val="CorpoA"/>
              <w:spacing w:after="0" w:line="240" w:lineRule="auto"/>
            </w:pPr>
            <w:r>
              <w:rPr>
                <w:sz w:val="20"/>
                <w:szCs w:val="20"/>
                <w:lang w:val="en-US"/>
              </w:rPr>
              <w:t>3/5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3FB67B3" w14:textId="77777777" w:rsidR="0010416E" w:rsidRDefault="00000000">
            <w:pPr>
              <w:pStyle w:val="CorpoA"/>
              <w:spacing w:after="0" w:line="240" w:lineRule="auto"/>
            </w:pPr>
            <w:r>
              <w:rPr>
                <w:sz w:val="20"/>
                <w:szCs w:val="20"/>
                <w:lang w:val="en-US"/>
              </w:rPr>
              <w:t>OR 2,69 para controle pressórico; S$23.935/QALY</w:t>
            </w:r>
          </w:p>
        </w:tc>
      </w:tr>
      <w:tr w:rsidR="0010416E" w14:paraId="79432614" w14:textId="77777777">
        <w:tblPrEx>
          <w:tblCellMar>
            <w:top w:w="0" w:type="dxa"/>
            <w:left w:w="0" w:type="dxa"/>
            <w:bottom w:w="0" w:type="dxa"/>
            <w:right w:w="0" w:type="dxa"/>
          </w:tblCellMar>
        </w:tblPrEx>
        <w:trPr>
          <w:trHeight w:val="135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F3860B6" w14:textId="77777777" w:rsidR="0010416E" w:rsidRDefault="00000000">
            <w:pPr>
              <w:pStyle w:val="CorpoA"/>
              <w:spacing w:after="0" w:line="240" w:lineRule="auto"/>
            </w:pPr>
            <w:r>
              <w:rPr>
                <w:sz w:val="20"/>
                <w:szCs w:val="20"/>
                <w:lang w:val="en-US"/>
              </w:rPr>
              <w:t>Margolis et al., 2022¹²</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0E2F743" w14:textId="77777777" w:rsidR="0010416E" w:rsidRDefault="00000000">
            <w:pPr>
              <w:pStyle w:val="CorpoA"/>
              <w:spacing w:after="0" w:line="240" w:lineRule="auto"/>
            </w:pPr>
            <w:r>
              <w:rPr>
                <w:sz w:val="20"/>
                <w:szCs w:val="20"/>
                <w:lang w:val="en-US"/>
              </w:rPr>
              <w:t>Estados Unidos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E34BAAD" w14:textId="77777777" w:rsidR="0010416E" w:rsidRDefault="00000000">
            <w:pPr>
              <w:pStyle w:val="CorpoA"/>
              <w:spacing w:after="0" w:line="240" w:lineRule="auto"/>
            </w:pPr>
            <w:r>
              <w:rPr>
                <w:sz w:val="20"/>
                <w:szCs w:val="20"/>
                <w:lang w:val="en-US"/>
              </w:rPr>
              <w:t>Ensaio pragmático por conglomerados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7EA6A12" w14:textId="77777777" w:rsidR="0010416E" w:rsidRDefault="00000000">
            <w:pPr>
              <w:pStyle w:val="CorpoA"/>
              <w:spacing w:after="0" w:line="240" w:lineRule="auto"/>
            </w:pPr>
            <w:r>
              <w:rPr>
                <w:sz w:val="20"/>
                <w:szCs w:val="20"/>
                <w:lang w:val="en-US"/>
              </w:rPr>
              <w:t>3.071</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6F40B9B" w14:textId="77777777" w:rsidR="0010416E" w:rsidRDefault="00000000">
            <w:pPr>
              <w:pStyle w:val="CorpoA"/>
              <w:spacing w:after="0" w:line="240" w:lineRule="auto"/>
            </w:pPr>
            <w:r>
              <w:rPr>
                <w:sz w:val="20"/>
                <w:szCs w:val="20"/>
                <w:lang w:val="en-US"/>
              </w:rPr>
              <w:t>5/5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B6E15B1" w14:textId="77777777" w:rsidR="0010416E" w:rsidRDefault="00000000">
            <w:pPr>
              <w:pStyle w:val="CorpoA"/>
              <w:spacing w:after="0" w:line="240" w:lineRule="auto"/>
            </w:pPr>
            <w:r>
              <w:rPr>
                <w:sz w:val="20"/>
                <w:szCs w:val="20"/>
                <w:lang w:val="en-US"/>
              </w:rPr>
              <w:t>Sem diferença de PAS vs. cuidado presencial em equipe (-0,8 mmHg, ns)</w:t>
            </w:r>
          </w:p>
        </w:tc>
      </w:tr>
      <w:tr w:rsidR="0010416E" w14:paraId="2BF847C3" w14:textId="77777777">
        <w:tblPrEx>
          <w:tblCellMar>
            <w:top w:w="0" w:type="dxa"/>
            <w:left w:w="0" w:type="dxa"/>
            <w:bottom w:w="0" w:type="dxa"/>
            <w:right w:w="0" w:type="dxa"/>
          </w:tblCellMar>
        </w:tblPrEx>
        <w:trPr>
          <w:trHeight w:val="113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018B3FF" w14:textId="77777777" w:rsidR="0010416E" w:rsidRDefault="00000000">
            <w:pPr>
              <w:pStyle w:val="CorpoA"/>
              <w:spacing w:after="0" w:line="240" w:lineRule="auto"/>
            </w:pPr>
            <w:r>
              <w:rPr>
                <w:sz w:val="20"/>
                <w:szCs w:val="20"/>
                <w:lang w:val="en-US"/>
              </w:rPr>
              <w:t>Tucker et al., 2017¹³</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EBDF24F" w14:textId="77777777" w:rsidR="0010416E" w:rsidRDefault="00000000">
            <w:pPr>
              <w:pStyle w:val="CorpoA"/>
              <w:spacing w:after="0" w:line="240" w:lineRule="auto"/>
            </w:pPr>
            <w:r>
              <w:rPr>
                <w:sz w:val="20"/>
                <w:szCs w:val="20"/>
                <w:lang w:val="en-US"/>
              </w:rPr>
              <w:t>Multinacional</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805B524" w14:textId="77777777" w:rsidR="0010416E" w:rsidRDefault="00000000">
            <w:pPr>
              <w:pStyle w:val="CorpoA"/>
              <w:spacing w:after="0" w:line="240" w:lineRule="auto"/>
            </w:pPr>
            <w:r>
              <w:rPr>
                <w:sz w:val="20"/>
                <w:szCs w:val="20"/>
                <w:lang w:val="en-US"/>
              </w:rPr>
              <w:t>Metanálise de dados individuais (25 ensaios)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E02E40B" w14:textId="77777777" w:rsidR="0010416E" w:rsidRDefault="00000000">
            <w:pPr>
              <w:pStyle w:val="CorpoA"/>
              <w:spacing w:after="0" w:line="240" w:lineRule="auto"/>
            </w:pPr>
            <w:r>
              <w:rPr>
                <w:sz w:val="20"/>
                <w:szCs w:val="20"/>
                <w:lang w:val="en-US"/>
              </w:rPr>
              <w:t>7.138</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FF35C27" w14:textId="77777777" w:rsidR="0010416E" w:rsidRDefault="00000000">
            <w:pPr>
              <w:pStyle w:val="CorpoA"/>
              <w:spacing w:after="0" w:line="240" w:lineRule="auto"/>
            </w:pPr>
            <w:r>
              <w:rPr>
                <w:sz w:val="20"/>
                <w:szCs w:val="20"/>
                <w:lang w:val="en-US"/>
              </w:rPr>
              <w:t>n/a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6231C10" w14:textId="77777777" w:rsidR="0010416E" w:rsidRDefault="00000000">
            <w:pPr>
              <w:pStyle w:val="CorpoA"/>
              <w:spacing w:after="0" w:line="240" w:lineRule="auto"/>
            </w:pPr>
            <w:r>
              <w:rPr>
                <w:sz w:val="20"/>
                <w:szCs w:val="20"/>
                <w:lang w:val="en-US"/>
              </w:rPr>
              <w:t>Sem efeito isolado; -6,1 mmHg com co-intervenção intensiva</w:t>
            </w:r>
          </w:p>
        </w:tc>
      </w:tr>
      <w:tr w:rsidR="0010416E" w14:paraId="0A67BF1E" w14:textId="77777777">
        <w:tblPrEx>
          <w:tblCellMar>
            <w:top w:w="0" w:type="dxa"/>
            <w:left w:w="0" w:type="dxa"/>
            <w:bottom w:w="0" w:type="dxa"/>
            <w:right w:w="0" w:type="dxa"/>
          </w:tblCellMar>
        </w:tblPrEx>
        <w:trPr>
          <w:trHeight w:val="91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EE5D549" w14:textId="77777777" w:rsidR="0010416E" w:rsidRDefault="00000000">
            <w:pPr>
              <w:pStyle w:val="CorpoA"/>
              <w:spacing w:after="0" w:line="240" w:lineRule="auto"/>
            </w:pPr>
            <w:r>
              <w:rPr>
                <w:sz w:val="20"/>
                <w:szCs w:val="20"/>
                <w:lang w:val="en-US"/>
              </w:rPr>
              <w:t>Chappell et al., 2022¹</w:t>
            </w:r>
            <w:r>
              <w:rPr>
                <w:rFonts w:ascii="Arial Unicode MS" w:hAnsi="Arial Unicode MS"/>
                <w:sz w:val="20"/>
                <w:szCs w:val="20"/>
                <w:lang w:val="en-US"/>
              </w:rPr>
              <w:t>⁴</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2343C5F" w14:textId="77777777" w:rsidR="0010416E" w:rsidRDefault="00000000">
            <w:pPr>
              <w:pStyle w:val="CorpoA"/>
              <w:spacing w:after="0" w:line="240" w:lineRule="auto"/>
            </w:pPr>
            <w:r>
              <w:rPr>
                <w:sz w:val="20"/>
                <w:szCs w:val="20"/>
                <w:lang w:val="en-US"/>
              </w:rPr>
              <w:t>Reino Unido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8FCBCE3" w14:textId="77777777" w:rsidR="0010416E" w:rsidRDefault="00000000">
            <w:pPr>
              <w:pStyle w:val="CorpoA"/>
              <w:spacing w:after="0" w:line="240" w:lineRule="auto"/>
            </w:pPr>
            <w:r>
              <w:rPr>
                <w:sz w:val="20"/>
                <w:szCs w:val="20"/>
                <w:lang w:val="en-US"/>
              </w:rPr>
              <w:t>Ensaio clínico randomizado (gestantes)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2E72909" w14:textId="77777777" w:rsidR="0010416E" w:rsidRDefault="00000000">
            <w:pPr>
              <w:pStyle w:val="CorpoA"/>
              <w:spacing w:after="0" w:line="240" w:lineRule="auto"/>
            </w:pPr>
            <w:r>
              <w:rPr>
                <w:sz w:val="20"/>
                <w:szCs w:val="20"/>
                <w:lang w:val="en-US"/>
              </w:rPr>
              <w:t>850</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91DFD35" w14:textId="77777777" w:rsidR="0010416E" w:rsidRDefault="00000000">
            <w:pPr>
              <w:pStyle w:val="CorpoA"/>
              <w:spacing w:after="0" w:line="240" w:lineRule="auto"/>
            </w:pPr>
            <w:r>
              <w:rPr>
                <w:sz w:val="20"/>
                <w:szCs w:val="20"/>
                <w:lang w:val="en-US"/>
              </w:rPr>
              <w:t>5/5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E87CA47" w14:textId="77777777" w:rsidR="0010416E" w:rsidRDefault="00000000">
            <w:pPr>
              <w:pStyle w:val="CorpoA"/>
              <w:spacing w:after="0" w:line="240" w:lineRule="auto"/>
            </w:pPr>
            <w:r>
              <w:rPr>
                <w:sz w:val="20"/>
                <w:szCs w:val="20"/>
                <w:lang w:val="en-US"/>
              </w:rPr>
              <w:t>Sem diferença significativa na PA vs. cuidado usual</w:t>
            </w:r>
          </w:p>
        </w:tc>
      </w:tr>
      <w:tr w:rsidR="0010416E" w14:paraId="44E55B11" w14:textId="77777777">
        <w:tblPrEx>
          <w:tblCellMar>
            <w:top w:w="0" w:type="dxa"/>
            <w:left w:w="0" w:type="dxa"/>
            <w:bottom w:w="0" w:type="dxa"/>
            <w:right w:w="0" w:type="dxa"/>
          </w:tblCellMar>
        </w:tblPrEx>
        <w:trPr>
          <w:trHeight w:val="91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91B93A7" w14:textId="77777777" w:rsidR="0010416E" w:rsidRDefault="00000000">
            <w:pPr>
              <w:pStyle w:val="CorpoA"/>
              <w:spacing w:after="0" w:line="240" w:lineRule="auto"/>
            </w:pPr>
            <w:r>
              <w:rPr>
                <w:sz w:val="20"/>
                <w:szCs w:val="20"/>
                <w:lang w:val="en-US"/>
              </w:rPr>
              <w:t>Monahan et al., 2019¹</w:t>
            </w:r>
            <w:r>
              <w:rPr>
                <w:rFonts w:ascii="Arial Unicode MS" w:hAnsi="Arial Unicode MS"/>
                <w:sz w:val="20"/>
                <w:szCs w:val="20"/>
                <w:lang w:val="en-US"/>
              </w:rPr>
              <w:t>⁵</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1FC3886" w14:textId="77777777" w:rsidR="0010416E" w:rsidRDefault="00000000">
            <w:pPr>
              <w:pStyle w:val="CorpoA"/>
              <w:spacing w:after="0" w:line="240" w:lineRule="auto"/>
            </w:pPr>
            <w:r>
              <w:rPr>
                <w:sz w:val="20"/>
                <w:szCs w:val="20"/>
                <w:lang w:val="en-US"/>
              </w:rPr>
              <w:t>Reino Unido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41131C4" w14:textId="77777777" w:rsidR="0010416E" w:rsidRDefault="00000000">
            <w:pPr>
              <w:pStyle w:val="CorpoA"/>
              <w:spacing w:after="0" w:line="240" w:lineRule="auto"/>
            </w:pPr>
            <w:r>
              <w:rPr>
                <w:sz w:val="20"/>
                <w:szCs w:val="20"/>
                <w:lang w:val="en-US"/>
              </w:rPr>
              <w:t>Análise de custo-efetividade (modelo)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2AEF1D0" w14:textId="77777777" w:rsidR="0010416E" w:rsidRDefault="00000000">
            <w:pPr>
              <w:pStyle w:val="CorpoA"/>
              <w:spacing w:after="0" w:line="240" w:lineRule="auto"/>
            </w:pPr>
            <w:r>
              <w:rPr>
                <w:sz w:val="20"/>
                <w:szCs w:val="20"/>
                <w:lang w:val="en-US"/>
              </w:rPr>
              <w:t>Simulação baseada em ensaio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C7F8896" w14:textId="77777777" w:rsidR="0010416E" w:rsidRDefault="00000000">
            <w:pPr>
              <w:pStyle w:val="CorpoA"/>
              <w:spacing w:after="0" w:line="240" w:lineRule="auto"/>
            </w:pPr>
            <w:r>
              <w:rPr>
                <w:sz w:val="20"/>
                <w:szCs w:val="20"/>
                <w:lang w:val="en-US"/>
              </w:rPr>
              <w:t>3/5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3A7BC08" w14:textId="77777777" w:rsidR="0010416E" w:rsidRDefault="00000000">
            <w:pPr>
              <w:pStyle w:val="CorpoA"/>
              <w:spacing w:after="0" w:line="240" w:lineRule="auto"/>
            </w:pPr>
            <w:r>
              <w:rPr>
                <w:sz w:val="20"/>
                <w:szCs w:val="20"/>
                <w:lang w:val="en-US"/>
              </w:rPr>
              <w:t>Telemonitoramento+automonitoramento: £17.424/QALY</w:t>
            </w:r>
          </w:p>
        </w:tc>
      </w:tr>
      <w:tr w:rsidR="0010416E" w14:paraId="548956B0" w14:textId="77777777">
        <w:tblPrEx>
          <w:tblCellMar>
            <w:top w:w="0" w:type="dxa"/>
            <w:left w:w="0" w:type="dxa"/>
            <w:bottom w:w="0" w:type="dxa"/>
            <w:right w:w="0" w:type="dxa"/>
          </w:tblCellMar>
        </w:tblPrEx>
        <w:trPr>
          <w:trHeight w:val="91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DE3850D" w14:textId="77777777" w:rsidR="0010416E" w:rsidRDefault="00000000">
            <w:pPr>
              <w:pStyle w:val="CorpoA"/>
              <w:spacing w:after="0" w:line="240" w:lineRule="auto"/>
            </w:pPr>
            <w:r>
              <w:rPr>
                <w:sz w:val="20"/>
                <w:szCs w:val="20"/>
                <w:lang w:val="en-US"/>
              </w:rPr>
              <w:t>Wakefield et al., 2014</w:t>
            </w:r>
            <w:r>
              <w:rPr>
                <w:rFonts w:ascii="Arial Unicode MS" w:hAnsi="Arial Unicode MS"/>
                <w:sz w:val="20"/>
                <w:szCs w:val="20"/>
                <w:lang w:val="en-US"/>
              </w:rPr>
              <w:t>⁷</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C741074" w14:textId="77777777" w:rsidR="0010416E" w:rsidRDefault="00000000">
            <w:pPr>
              <w:pStyle w:val="CorpoA"/>
              <w:spacing w:after="0" w:line="240" w:lineRule="auto"/>
            </w:pPr>
            <w:r>
              <w:rPr>
                <w:sz w:val="20"/>
                <w:szCs w:val="20"/>
                <w:lang w:val="en-US"/>
              </w:rPr>
              <w:t>Estados Unidos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BA7E59D" w14:textId="77777777" w:rsidR="0010416E" w:rsidRDefault="00000000">
            <w:pPr>
              <w:pStyle w:val="CorpoA"/>
              <w:spacing w:after="0" w:line="240" w:lineRule="auto"/>
            </w:pPr>
            <w:r>
              <w:rPr>
                <w:sz w:val="20"/>
                <w:szCs w:val="20"/>
                <w:lang w:val="en-US"/>
              </w:rPr>
              <w:t>Ensaio clínico randomizado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320B012" w14:textId="77777777" w:rsidR="0010416E" w:rsidRDefault="00000000">
            <w:pPr>
              <w:pStyle w:val="CorpoA"/>
              <w:spacing w:after="0" w:line="240" w:lineRule="auto"/>
            </w:pPr>
            <w:r>
              <w:rPr>
                <w:sz w:val="20"/>
                <w:szCs w:val="20"/>
                <w:lang w:val="en-US"/>
              </w:rPr>
              <w:t>108</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80F7BEE" w14:textId="77777777" w:rsidR="0010416E" w:rsidRDefault="00000000">
            <w:pPr>
              <w:pStyle w:val="CorpoA"/>
              <w:spacing w:after="0" w:line="240" w:lineRule="auto"/>
            </w:pPr>
            <w:r>
              <w:rPr>
                <w:sz w:val="20"/>
                <w:szCs w:val="20"/>
                <w:lang w:val="en-US"/>
              </w:rPr>
              <w:t>3/5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51227AF" w14:textId="77777777" w:rsidR="0010416E" w:rsidRDefault="00000000">
            <w:pPr>
              <w:pStyle w:val="CorpoA"/>
              <w:spacing w:after="0" w:line="240" w:lineRule="auto"/>
            </w:pPr>
            <w:r>
              <w:rPr>
                <w:sz w:val="20"/>
                <w:szCs w:val="20"/>
                <w:lang w:val="en-US"/>
              </w:rPr>
              <w:t>Sem diferença significativa em HbA1c ou PAS</w:t>
            </w:r>
          </w:p>
        </w:tc>
      </w:tr>
      <w:tr w:rsidR="0010416E" w14:paraId="4D609D57" w14:textId="77777777">
        <w:tblPrEx>
          <w:tblCellMar>
            <w:top w:w="0" w:type="dxa"/>
            <w:left w:w="0" w:type="dxa"/>
            <w:bottom w:w="0" w:type="dxa"/>
            <w:right w:w="0" w:type="dxa"/>
          </w:tblCellMar>
        </w:tblPrEx>
        <w:trPr>
          <w:trHeight w:val="113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3CF905B" w14:textId="77777777" w:rsidR="0010416E" w:rsidRDefault="00000000">
            <w:pPr>
              <w:pStyle w:val="CorpoA"/>
              <w:spacing w:after="0" w:line="240" w:lineRule="auto"/>
            </w:pPr>
            <w:r>
              <w:rPr>
                <w:sz w:val="20"/>
                <w:szCs w:val="20"/>
                <w:lang w:val="en-US"/>
              </w:rPr>
              <w:lastRenderedPageBreak/>
              <w:t>Lee et al., 2020¹</w:t>
            </w:r>
            <w:r>
              <w:rPr>
                <w:rFonts w:ascii="Arial Unicode MS" w:hAnsi="Arial Unicode MS"/>
                <w:sz w:val="20"/>
                <w:szCs w:val="20"/>
                <w:lang w:val="en-US"/>
              </w:rPr>
              <w:t>⁸</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CE1B48C" w14:textId="77777777" w:rsidR="0010416E" w:rsidRDefault="00000000">
            <w:pPr>
              <w:pStyle w:val="CorpoA"/>
              <w:spacing w:after="0" w:line="240" w:lineRule="auto"/>
            </w:pPr>
            <w:r>
              <w:rPr>
                <w:sz w:val="20"/>
                <w:szCs w:val="20"/>
                <w:lang w:val="en-US"/>
              </w:rPr>
              <w:t>Malásia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9D82F42" w14:textId="77777777" w:rsidR="0010416E" w:rsidRDefault="00000000">
            <w:pPr>
              <w:pStyle w:val="CorpoA"/>
              <w:spacing w:after="0" w:line="240" w:lineRule="auto"/>
            </w:pPr>
            <w:r>
              <w:rPr>
                <w:sz w:val="20"/>
                <w:szCs w:val="20"/>
                <w:lang w:val="en-US"/>
              </w:rPr>
              <w:t>Ensaio randomizado por conglomerados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599CCFF" w14:textId="77777777" w:rsidR="0010416E" w:rsidRDefault="00000000">
            <w:pPr>
              <w:pStyle w:val="CorpoA"/>
              <w:spacing w:after="0" w:line="240" w:lineRule="auto"/>
            </w:pPr>
            <w:r>
              <w:rPr>
                <w:sz w:val="20"/>
                <w:szCs w:val="20"/>
                <w:lang w:val="en-US"/>
              </w:rPr>
              <w:t>240</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85A1A31" w14:textId="77777777" w:rsidR="0010416E" w:rsidRDefault="00000000">
            <w:pPr>
              <w:pStyle w:val="CorpoA"/>
              <w:spacing w:after="0" w:line="240" w:lineRule="auto"/>
            </w:pPr>
            <w:r>
              <w:rPr>
                <w:sz w:val="20"/>
                <w:szCs w:val="20"/>
                <w:lang w:val="en-US"/>
              </w:rPr>
              <w:t>4/5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3ABB58C" w14:textId="77777777" w:rsidR="0010416E" w:rsidRDefault="00000000">
            <w:pPr>
              <w:pStyle w:val="CorpoA"/>
              <w:spacing w:after="0" w:line="240" w:lineRule="auto"/>
            </w:pPr>
            <w:r>
              <w:rPr>
                <w:sz w:val="20"/>
                <w:szCs w:val="20"/>
                <w:lang w:val="en-US"/>
              </w:rPr>
              <w:t>Sem benefício significativo em HbA1c vs. automonitoramento</w:t>
            </w:r>
          </w:p>
        </w:tc>
      </w:tr>
      <w:tr w:rsidR="0010416E" w14:paraId="6DCD9852" w14:textId="77777777">
        <w:tblPrEx>
          <w:tblCellMar>
            <w:top w:w="0" w:type="dxa"/>
            <w:left w:w="0" w:type="dxa"/>
            <w:bottom w:w="0" w:type="dxa"/>
            <w:right w:w="0" w:type="dxa"/>
          </w:tblCellMar>
        </w:tblPrEx>
        <w:trPr>
          <w:trHeight w:val="135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E80F883" w14:textId="77777777" w:rsidR="0010416E" w:rsidRDefault="00000000">
            <w:pPr>
              <w:pStyle w:val="CorpoA"/>
              <w:spacing w:after="0" w:line="240" w:lineRule="auto"/>
            </w:pPr>
            <w:r>
              <w:rPr>
                <w:sz w:val="20"/>
                <w:szCs w:val="20"/>
                <w:lang w:val="en-US"/>
              </w:rPr>
              <w:t>Karhula et al., 2015</w:t>
            </w:r>
            <w:r>
              <w:rPr>
                <w:rFonts w:ascii="Arial Unicode MS" w:hAnsi="Arial Unicode MS"/>
                <w:sz w:val="20"/>
                <w:szCs w:val="20"/>
                <w:lang w:val="en-US"/>
              </w:rPr>
              <w:t>⁸</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4CA6E45" w14:textId="77777777" w:rsidR="0010416E" w:rsidRDefault="00000000">
            <w:pPr>
              <w:pStyle w:val="CorpoA"/>
              <w:spacing w:after="0" w:line="240" w:lineRule="auto"/>
            </w:pPr>
            <w:r>
              <w:rPr>
                <w:sz w:val="20"/>
                <w:szCs w:val="20"/>
                <w:lang w:val="en-US"/>
              </w:rPr>
              <w:t>Finlândia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4F4F4C7" w14:textId="77777777" w:rsidR="0010416E" w:rsidRDefault="00000000">
            <w:pPr>
              <w:pStyle w:val="CorpoA"/>
              <w:spacing w:after="0" w:line="240" w:lineRule="auto"/>
            </w:pPr>
            <w:r>
              <w:rPr>
                <w:sz w:val="20"/>
                <w:szCs w:val="20"/>
                <w:lang w:val="en-US"/>
              </w:rPr>
              <w:t>Ensaio clínico randomizado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45F5A79" w14:textId="77777777" w:rsidR="0010416E" w:rsidRDefault="00000000">
            <w:pPr>
              <w:pStyle w:val="CorpoA"/>
              <w:spacing w:after="0" w:line="240" w:lineRule="auto"/>
            </w:pPr>
            <w:r>
              <w:rPr>
                <w:sz w:val="20"/>
                <w:szCs w:val="20"/>
                <w:lang w:val="en-US"/>
              </w:rPr>
              <w:t>517</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91EA82C" w14:textId="77777777" w:rsidR="0010416E" w:rsidRDefault="00000000">
            <w:pPr>
              <w:pStyle w:val="CorpoA"/>
              <w:spacing w:after="0" w:line="240" w:lineRule="auto"/>
            </w:pPr>
            <w:r>
              <w:rPr>
                <w:sz w:val="20"/>
                <w:szCs w:val="20"/>
                <w:lang w:val="en-US"/>
              </w:rPr>
              <w:t>4/5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826A67C" w14:textId="77777777" w:rsidR="0010416E" w:rsidRDefault="00000000">
            <w:pPr>
              <w:pStyle w:val="CorpoA"/>
              <w:spacing w:after="0" w:line="240" w:lineRule="auto"/>
            </w:pPr>
            <w:r>
              <w:rPr>
                <w:sz w:val="20"/>
                <w:szCs w:val="20"/>
                <w:lang w:val="en-US"/>
              </w:rPr>
              <w:t>Sem benefício significativo em qualidade de vida/medidas clínicas</w:t>
            </w:r>
          </w:p>
        </w:tc>
      </w:tr>
      <w:tr w:rsidR="0010416E" w14:paraId="20859C5E" w14:textId="77777777">
        <w:tblPrEx>
          <w:tblCellMar>
            <w:top w:w="0" w:type="dxa"/>
            <w:left w:w="0" w:type="dxa"/>
            <w:bottom w:w="0" w:type="dxa"/>
            <w:right w:w="0" w:type="dxa"/>
          </w:tblCellMar>
        </w:tblPrEx>
        <w:trPr>
          <w:trHeight w:val="113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3596140" w14:textId="77777777" w:rsidR="0010416E" w:rsidRDefault="00000000">
            <w:pPr>
              <w:pStyle w:val="CorpoA"/>
              <w:spacing w:after="0" w:line="240" w:lineRule="auto"/>
            </w:pPr>
            <w:r>
              <w:rPr>
                <w:sz w:val="20"/>
                <w:szCs w:val="20"/>
                <w:lang w:val="en-US"/>
              </w:rPr>
              <w:t>Shane-McWhorter et al., 2014¹</w:t>
            </w:r>
            <w:r>
              <w:rPr>
                <w:rFonts w:ascii="Arial Unicode MS" w:hAnsi="Arial Unicode MS"/>
                <w:sz w:val="20"/>
                <w:szCs w:val="20"/>
                <w:lang w:val="en-US"/>
              </w:rPr>
              <w:t>⁹</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6F4979D" w14:textId="77777777" w:rsidR="0010416E" w:rsidRDefault="00000000">
            <w:pPr>
              <w:pStyle w:val="CorpoA"/>
              <w:spacing w:after="0" w:line="240" w:lineRule="auto"/>
            </w:pPr>
            <w:r>
              <w:rPr>
                <w:sz w:val="20"/>
                <w:szCs w:val="20"/>
                <w:lang w:val="en-US"/>
              </w:rPr>
              <w:t>Estados Unidos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06920D3" w14:textId="77777777" w:rsidR="0010416E" w:rsidRDefault="00000000">
            <w:pPr>
              <w:pStyle w:val="CorpoA"/>
              <w:spacing w:after="0" w:line="240" w:lineRule="auto"/>
            </w:pPr>
            <w:r>
              <w:rPr>
                <w:sz w:val="20"/>
                <w:szCs w:val="20"/>
                <w:lang w:val="en-US"/>
              </w:rPr>
              <w:t>Observacional pré-pós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C1D20BC" w14:textId="77777777" w:rsidR="0010416E" w:rsidRDefault="00000000">
            <w:pPr>
              <w:pStyle w:val="CorpoA"/>
              <w:spacing w:after="0" w:line="240" w:lineRule="auto"/>
            </w:pPr>
            <w:r>
              <w:rPr>
                <w:sz w:val="20"/>
                <w:szCs w:val="20"/>
                <w:lang w:val="en-US"/>
              </w:rPr>
              <w:t>108</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47D9D39" w14:textId="77777777" w:rsidR="0010416E" w:rsidRDefault="00000000">
            <w:pPr>
              <w:pStyle w:val="CorpoA"/>
              <w:spacing w:after="0" w:line="240" w:lineRule="auto"/>
            </w:pPr>
            <w:r>
              <w:rPr>
                <w:sz w:val="20"/>
                <w:szCs w:val="20"/>
                <w:lang w:val="en-US"/>
              </w:rPr>
              <w:t>2/5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2054DC8" w14:textId="77777777" w:rsidR="0010416E" w:rsidRDefault="00000000">
            <w:pPr>
              <w:pStyle w:val="CorpoA"/>
              <w:spacing w:after="0" w:line="240" w:lineRule="auto"/>
            </w:pPr>
            <w:r>
              <w:rPr>
                <w:sz w:val="20"/>
                <w:szCs w:val="20"/>
                <w:lang w:val="en-US"/>
              </w:rPr>
              <w:t>HbA1c 9,73%→7,81%; PAS 130,7→122,9 mmHg</w:t>
            </w:r>
          </w:p>
        </w:tc>
      </w:tr>
      <w:tr w:rsidR="0010416E" w14:paraId="08C567E8" w14:textId="77777777">
        <w:tblPrEx>
          <w:tblCellMar>
            <w:top w:w="0" w:type="dxa"/>
            <w:left w:w="0" w:type="dxa"/>
            <w:bottom w:w="0" w:type="dxa"/>
            <w:right w:w="0" w:type="dxa"/>
          </w:tblCellMar>
        </w:tblPrEx>
        <w:trPr>
          <w:trHeight w:val="135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0CC8A28" w14:textId="77777777" w:rsidR="0010416E" w:rsidRDefault="00000000">
            <w:pPr>
              <w:pStyle w:val="CorpoA"/>
              <w:spacing w:after="0" w:line="240" w:lineRule="auto"/>
            </w:pPr>
            <w:r>
              <w:rPr>
                <w:sz w:val="20"/>
                <w:szCs w:val="20"/>
                <w:lang w:val="en-US"/>
              </w:rPr>
              <w:t>Tchalla et al., 2023²</w:t>
            </w:r>
            <w:r>
              <w:rPr>
                <w:rFonts w:ascii="Arial Unicode MS" w:hAnsi="Arial Unicode MS"/>
                <w:sz w:val="20"/>
                <w:szCs w:val="20"/>
                <w:lang w:val="en-US"/>
              </w:rPr>
              <w:t>⁰</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1DD005E" w14:textId="77777777" w:rsidR="0010416E" w:rsidRDefault="00000000">
            <w:pPr>
              <w:pStyle w:val="CorpoA"/>
              <w:spacing w:after="0" w:line="240" w:lineRule="auto"/>
            </w:pPr>
            <w:r>
              <w:rPr>
                <w:sz w:val="20"/>
                <w:szCs w:val="20"/>
                <w:lang w:val="en-US"/>
              </w:rPr>
              <w:t>França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663D5D7" w14:textId="77777777" w:rsidR="0010416E" w:rsidRDefault="00000000">
            <w:pPr>
              <w:pStyle w:val="CorpoA"/>
              <w:spacing w:after="0" w:line="240" w:lineRule="auto"/>
            </w:pPr>
            <w:r>
              <w:rPr>
                <w:sz w:val="20"/>
                <w:szCs w:val="20"/>
                <w:lang w:val="en-US"/>
              </w:rPr>
              <w:t>Ensaio clínico randomizado multicêntrico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F0F5BB9" w14:textId="77777777" w:rsidR="0010416E" w:rsidRDefault="00000000">
            <w:pPr>
              <w:pStyle w:val="CorpoA"/>
              <w:spacing w:after="0" w:line="240" w:lineRule="auto"/>
            </w:pPr>
            <w:r>
              <w:rPr>
                <w:sz w:val="20"/>
                <w:szCs w:val="20"/>
                <w:lang w:val="en-US"/>
              </w:rPr>
              <w:t>534</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B3E7EAE" w14:textId="77777777" w:rsidR="0010416E" w:rsidRDefault="00000000">
            <w:pPr>
              <w:pStyle w:val="CorpoA"/>
              <w:spacing w:after="0" w:line="240" w:lineRule="auto"/>
            </w:pPr>
            <w:r>
              <w:rPr>
                <w:sz w:val="20"/>
                <w:szCs w:val="20"/>
                <w:lang w:val="en-US"/>
              </w:rPr>
              <w:t>4/5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78EB514" w14:textId="77777777" w:rsidR="0010416E" w:rsidRDefault="00000000">
            <w:pPr>
              <w:pStyle w:val="CorpoA"/>
              <w:spacing w:after="0" w:line="240" w:lineRule="auto"/>
            </w:pPr>
            <w:r>
              <w:rPr>
                <w:sz w:val="20"/>
                <w:szCs w:val="20"/>
                <w:lang w:val="en-US"/>
              </w:rPr>
              <w:t>Reinternações não planejadas: RR 0,72 (IC95% 0,51–0,94)</w:t>
            </w:r>
          </w:p>
        </w:tc>
      </w:tr>
      <w:tr w:rsidR="0010416E" w14:paraId="1964A26D" w14:textId="77777777">
        <w:tblPrEx>
          <w:tblCellMar>
            <w:top w:w="0" w:type="dxa"/>
            <w:left w:w="0" w:type="dxa"/>
            <w:bottom w:w="0" w:type="dxa"/>
            <w:right w:w="0" w:type="dxa"/>
          </w:tblCellMar>
        </w:tblPrEx>
        <w:trPr>
          <w:trHeight w:val="135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82FE622" w14:textId="77777777" w:rsidR="0010416E" w:rsidRDefault="00000000">
            <w:pPr>
              <w:pStyle w:val="CorpoA"/>
              <w:spacing w:after="0" w:line="240" w:lineRule="auto"/>
            </w:pPr>
            <w:r>
              <w:rPr>
                <w:sz w:val="20"/>
                <w:szCs w:val="20"/>
                <w:lang w:val="en-US"/>
              </w:rPr>
              <w:t>Camparoto et al., 2025²¹</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09C5855" w14:textId="77777777" w:rsidR="0010416E" w:rsidRDefault="00000000">
            <w:pPr>
              <w:pStyle w:val="CorpoA"/>
              <w:spacing w:after="0" w:line="240" w:lineRule="auto"/>
            </w:pPr>
            <w:r>
              <w:rPr>
                <w:sz w:val="20"/>
                <w:szCs w:val="20"/>
                <w:lang w:val="en-US"/>
              </w:rPr>
              <w:t>Brasil (PR)</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8F56E47" w14:textId="77777777" w:rsidR="0010416E" w:rsidRDefault="00000000">
            <w:pPr>
              <w:pStyle w:val="CorpoA"/>
              <w:spacing w:after="0" w:line="240" w:lineRule="auto"/>
            </w:pPr>
            <w:r>
              <w:rPr>
                <w:sz w:val="20"/>
                <w:szCs w:val="20"/>
                <w:lang w:val="en-US"/>
              </w:rPr>
              <w:t>Qualitativo (entrevistas)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A945284" w14:textId="77777777" w:rsidR="0010416E" w:rsidRDefault="00000000">
            <w:pPr>
              <w:pStyle w:val="CorpoA"/>
              <w:spacing w:after="0" w:line="240" w:lineRule="auto"/>
            </w:pPr>
            <w:r>
              <w:rPr>
                <w:sz w:val="20"/>
                <w:szCs w:val="20"/>
                <w:lang w:val="en-US"/>
              </w:rPr>
              <w:t>16 enfermeiras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72E6430" w14:textId="77777777" w:rsidR="0010416E" w:rsidRDefault="00000000">
            <w:pPr>
              <w:pStyle w:val="CorpoA"/>
              <w:spacing w:after="0" w:line="240" w:lineRule="auto"/>
            </w:pPr>
            <w:r>
              <w:rPr>
                <w:sz w:val="20"/>
                <w:szCs w:val="20"/>
                <w:lang w:val="en-US"/>
              </w:rPr>
              <w:t>5/5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9C65983" w14:textId="77777777" w:rsidR="0010416E" w:rsidRDefault="00000000">
            <w:pPr>
              <w:pStyle w:val="CorpoA"/>
              <w:spacing w:after="0" w:line="240" w:lineRule="auto"/>
            </w:pPr>
            <w:r>
              <w:rPr>
                <w:sz w:val="20"/>
                <w:szCs w:val="20"/>
                <w:lang w:val="en-US"/>
              </w:rPr>
              <w:t>Benefícios percebidos; barreiras: equipamento, rotatividade, adesão</w:t>
            </w:r>
          </w:p>
        </w:tc>
      </w:tr>
      <w:tr w:rsidR="0010416E" w14:paraId="58EE79A5" w14:textId="77777777">
        <w:tblPrEx>
          <w:tblCellMar>
            <w:top w:w="0" w:type="dxa"/>
            <w:left w:w="0" w:type="dxa"/>
            <w:bottom w:w="0" w:type="dxa"/>
            <w:right w:w="0" w:type="dxa"/>
          </w:tblCellMar>
        </w:tblPrEx>
        <w:trPr>
          <w:trHeight w:val="135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4B7ED0A" w14:textId="77777777" w:rsidR="0010416E" w:rsidRDefault="00000000">
            <w:pPr>
              <w:pStyle w:val="CorpoA"/>
              <w:spacing w:after="0" w:line="240" w:lineRule="auto"/>
            </w:pPr>
            <w:r>
              <w:rPr>
                <w:sz w:val="20"/>
                <w:szCs w:val="20"/>
                <w:lang w:val="en-US"/>
              </w:rPr>
              <w:t>Küchler et al., 2022²²</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F0D705F" w14:textId="77777777" w:rsidR="0010416E" w:rsidRDefault="00000000">
            <w:pPr>
              <w:pStyle w:val="CorpoA"/>
              <w:spacing w:after="0" w:line="240" w:lineRule="auto"/>
            </w:pPr>
            <w:r>
              <w:rPr>
                <w:sz w:val="20"/>
                <w:szCs w:val="20"/>
                <w:lang w:val="en-US"/>
              </w:rPr>
              <w:t>Brasil (PR)</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19CE141" w14:textId="77777777" w:rsidR="0010416E" w:rsidRDefault="00000000">
            <w:pPr>
              <w:pStyle w:val="CorpoA"/>
              <w:spacing w:after="0" w:line="240" w:lineRule="auto"/>
            </w:pPr>
            <w:r>
              <w:rPr>
                <w:sz w:val="20"/>
                <w:szCs w:val="20"/>
                <w:lang w:val="en-US"/>
              </w:rPr>
              <w:t>Intervenção educativa remota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A7A2DF1" w14:textId="77777777" w:rsidR="0010416E" w:rsidRDefault="00000000">
            <w:pPr>
              <w:pStyle w:val="CorpoA"/>
              <w:spacing w:after="0" w:line="240" w:lineRule="auto"/>
            </w:pPr>
            <w:r>
              <w:rPr>
                <w:sz w:val="20"/>
                <w:szCs w:val="20"/>
                <w:lang w:val="en-US"/>
              </w:rPr>
              <w:t>Adultos com HAS em UBS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C413A49" w14:textId="77777777" w:rsidR="0010416E" w:rsidRDefault="00000000">
            <w:pPr>
              <w:pStyle w:val="CorpoA"/>
              <w:spacing w:after="0" w:line="240" w:lineRule="auto"/>
            </w:pPr>
            <w:r>
              <w:rPr>
                <w:sz w:val="20"/>
                <w:szCs w:val="20"/>
                <w:lang w:val="en-US"/>
              </w:rPr>
              <w:t>2/5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D65E427" w14:textId="77777777" w:rsidR="0010416E" w:rsidRDefault="00000000">
            <w:pPr>
              <w:pStyle w:val="CorpoA"/>
              <w:spacing w:after="0" w:line="240" w:lineRule="auto"/>
            </w:pPr>
            <w:r>
              <w:rPr>
                <w:sz w:val="20"/>
                <w:szCs w:val="20"/>
                <w:lang w:val="en-US"/>
              </w:rPr>
              <w:t>↑ letramento e conhecimento sobre HAS; potencial do telemonitoramento</w:t>
            </w:r>
          </w:p>
        </w:tc>
      </w:tr>
      <w:tr w:rsidR="0010416E" w14:paraId="32C15542" w14:textId="77777777">
        <w:tblPrEx>
          <w:tblCellMar>
            <w:top w:w="0" w:type="dxa"/>
            <w:left w:w="0" w:type="dxa"/>
            <w:bottom w:w="0" w:type="dxa"/>
            <w:right w:w="0" w:type="dxa"/>
          </w:tblCellMar>
        </w:tblPrEx>
        <w:trPr>
          <w:trHeight w:val="179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FBD81BD" w14:textId="77777777" w:rsidR="0010416E" w:rsidRDefault="00000000">
            <w:pPr>
              <w:pStyle w:val="CorpoA"/>
              <w:spacing w:after="0" w:line="240" w:lineRule="auto"/>
            </w:pPr>
            <w:r>
              <w:rPr>
                <w:sz w:val="20"/>
                <w:szCs w:val="20"/>
                <w:lang w:val="en-US"/>
              </w:rPr>
              <w:t>Lino et al., 2023²³</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426FE7C" w14:textId="77777777" w:rsidR="0010416E" w:rsidRDefault="00000000">
            <w:pPr>
              <w:pStyle w:val="CorpoA"/>
              <w:spacing w:after="0" w:line="240" w:lineRule="auto"/>
            </w:pPr>
            <w:r>
              <w:rPr>
                <w:sz w:val="20"/>
                <w:szCs w:val="20"/>
                <w:lang w:val="en-US"/>
              </w:rPr>
              <w:t>Brasil (PR)</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6FDB82F" w14:textId="77777777" w:rsidR="0010416E" w:rsidRDefault="00000000">
            <w:pPr>
              <w:pStyle w:val="CorpoA"/>
              <w:spacing w:after="0" w:line="240" w:lineRule="auto"/>
            </w:pPr>
            <w:r>
              <w:rPr>
                <w:sz w:val="20"/>
                <w:szCs w:val="20"/>
                <w:lang w:val="en-US"/>
              </w:rPr>
              <w:t>Transversal (survey)</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E8FB472" w14:textId="77777777" w:rsidR="0010416E" w:rsidRDefault="00000000">
            <w:pPr>
              <w:pStyle w:val="CorpoA"/>
              <w:spacing w:after="0" w:line="240" w:lineRule="auto"/>
            </w:pPr>
            <w:r>
              <w:rPr>
                <w:sz w:val="20"/>
                <w:szCs w:val="20"/>
                <w:lang w:val="en-US"/>
              </w:rPr>
              <w:t>65 enfermeiras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A0A5D4B" w14:textId="77777777" w:rsidR="0010416E" w:rsidRDefault="00000000">
            <w:pPr>
              <w:pStyle w:val="CorpoA"/>
              <w:spacing w:after="0" w:line="240" w:lineRule="auto"/>
            </w:pPr>
            <w:r>
              <w:rPr>
                <w:sz w:val="20"/>
                <w:szCs w:val="20"/>
                <w:lang w:val="en-US"/>
              </w:rPr>
              <w:t>4/5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AA9E4F6" w14:textId="77777777" w:rsidR="0010416E" w:rsidRDefault="00000000">
            <w:pPr>
              <w:pStyle w:val="CorpoA"/>
              <w:spacing w:after="0" w:line="240" w:lineRule="auto"/>
            </w:pPr>
            <w:r>
              <w:rPr>
                <w:sz w:val="20"/>
                <w:szCs w:val="20"/>
                <w:lang w:val="en-US"/>
              </w:rPr>
              <w:t>↑ disposição de uso após capacitação; falta de treinamento e equipamentos como barreiras</w:t>
            </w:r>
          </w:p>
        </w:tc>
      </w:tr>
      <w:tr w:rsidR="0010416E" w14:paraId="27760529" w14:textId="77777777">
        <w:tblPrEx>
          <w:tblCellMar>
            <w:top w:w="0" w:type="dxa"/>
            <w:left w:w="0" w:type="dxa"/>
            <w:bottom w:w="0" w:type="dxa"/>
            <w:right w:w="0" w:type="dxa"/>
          </w:tblCellMar>
        </w:tblPrEx>
        <w:trPr>
          <w:trHeight w:val="157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DF09F0A" w14:textId="77777777" w:rsidR="0010416E" w:rsidRDefault="00000000">
            <w:pPr>
              <w:pStyle w:val="CorpoA"/>
              <w:spacing w:after="0" w:line="240" w:lineRule="auto"/>
            </w:pPr>
            <w:r>
              <w:rPr>
                <w:sz w:val="20"/>
                <w:szCs w:val="20"/>
                <w:lang w:val="en-US"/>
              </w:rPr>
              <w:t>Barroso et al., 2021²</w:t>
            </w:r>
            <w:r>
              <w:rPr>
                <w:rFonts w:ascii="Arial Unicode MS" w:hAnsi="Arial Unicode MS"/>
                <w:sz w:val="20"/>
                <w:szCs w:val="20"/>
                <w:lang w:val="en-US"/>
              </w:rPr>
              <w:t>⁴</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3122935" w14:textId="77777777" w:rsidR="0010416E" w:rsidRDefault="00000000">
            <w:pPr>
              <w:pStyle w:val="CorpoA"/>
              <w:spacing w:after="0" w:line="240" w:lineRule="auto"/>
            </w:pPr>
            <w:r>
              <w:rPr>
                <w:sz w:val="20"/>
                <w:szCs w:val="20"/>
                <w:lang w:val="en-US"/>
              </w:rPr>
              <w:t>Brasil (multi-UF)</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AC3C9A4" w14:textId="77777777" w:rsidR="0010416E" w:rsidRDefault="00000000">
            <w:pPr>
              <w:pStyle w:val="CorpoA"/>
              <w:spacing w:after="0" w:line="240" w:lineRule="auto"/>
            </w:pPr>
            <w:r>
              <w:rPr>
                <w:sz w:val="20"/>
                <w:szCs w:val="20"/>
                <w:lang w:val="en-US"/>
              </w:rPr>
              <w:t>Transversal (plataforma de telemonitoramento)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41B8E4A" w14:textId="77777777" w:rsidR="0010416E" w:rsidRDefault="00000000">
            <w:pPr>
              <w:pStyle w:val="CorpoA"/>
              <w:spacing w:after="0" w:line="240" w:lineRule="auto"/>
            </w:pPr>
            <w:r>
              <w:rPr>
                <w:sz w:val="20"/>
                <w:szCs w:val="20"/>
                <w:lang w:val="en-US"/>
              </w:rPr>
              <w:t>6.731</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02E9482" w14:textId="77777777" w:rsidR="0010416E" w:rsidRDefault="00000000">
            <w:pPr>
              <w:pStyle w:val="CorpoA"/>
              <w:spacing w:after="0" w:line="240" w:lineRule="auto"/>
            </w:pPr>
            <w:r>
              <w:rPr>
                <w:sz w:val="20"/>
                <w:szCs w:val="20"/>
                <w:lang w:val="en-US"/>
              </w:rPr>
              <w:t>4/5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6042115" w14:textId="77777777" w:rsidR="0010416E" w:rsidRDefault="00000000">
            <w:pPr>
              <w:pStyle w:val="CorpoA"/>
              <w:spacing w:after="0" w:line="240" w:lineRule="auto"/>
            </w:pPr>
            <w:r>
              <w:rPr>
                <w:sz w:val="20"/>
                <w:szCs w:val="20"/>
                <w:lang w:val="en-US"/>
              </w:rPr>
              <w:t>Prevalências relevantes de HAS do avental branco e mascarada não controladas</w:t>
            </w:r>
          </w:p>
        </w:tc>
      </w:tr>
      <w:tr w:rsidR="0010416E" w14:paraId="7D421DB2" w14:textId="77777777">
        <w:tblPrEx>
          <w:tblCellMar>
            <w:top w:w="0" w:type="dxa"/>
            <w:left w:w="0" w:type="dxa"/>
            <w:bottom w:w="0" w:type="dxa"/>
            <w:right w:w="0" w:type="dxa"/>
          </w:tblCellMar>
        </w:tblPrEx>
        <w:trPr>
          <w:trHeight w:val="157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5B0CA43" w14:textId="77777777" w:rsidR="0010416E" w:rsidRDefault="00000000">
            <w:pPr>
              <w:pStyle w:val="CorpoA"/>
              <w:spacing w:after="0" w:line="240" w:lineRule="auto"/>
            </w:pPr>
            <w:r>
              <w:rPr>
                <w:sz w:val="20"/>
                <w:szCs w:val="20"/>
                <w:lang w:val="en-US"/>
              </w:rPr>
              <w:lastRenderedPageBreak/>
              <w:t>Moreno et al., 2021²</w:t>
            </w:r>
            <w:r>
              <w:rPr>
                <w:rFonts w:ascii="Arial Unicode MS" w:hAnsi="Arial Unicode MS"/>
                <w:sz w:val="20"/>
                <w:szCs w:val="20"/>
                <w:lang w:val="en-US"/>
              </w:rPr>
              <w:t>⁵</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A4C5A6A" w14:textId="77777777" w:rsidR="0010416E" w:rsidRDefault="00000000">
            <w:pPr>
              <w:pStyle w:val="CorpoA"/>
              <w:spacing w:after="0" w:line="240" w:lineRule="auto"/>
            </w:pPr>
            <w:r>
              <w:rPr>
                <w:sz w:val="20"/>
                <w:szCs w:val="20"/>
                <w:lang w:val="en-US"/>
              </w:rPr>
              <w:t>Brasil (BA)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E354189" w14:textId="77777777" w:rsidR="0010416E" w:rsidRDefault="00000000">
            <w:pPr>
              <w:pStyle w:val="CorpoA"/>
              <w:spacing w:after="0" w:line="240" w:lineRule="auto"/>
            </w:pPr>
            <w:r>
              <w:rPr>
                <w:sz w:val="20"/>
                <w:szCs w:val="20"/>
                <w:lang w:val="en-US"/>
              </w:rPr>
              <w:t>Transversal (viabilidade)</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C202B57" w14:textId="77777777" w:rsidR="0010416E" w:rsidRDefault="00000000">
            <w:pPr>
              <w:pStyle w:val="CorpoA"/>
              <w:spacing w:after="0" w:line="240" w:lineRule="auto"/>
            </w:pPr>
            <w:r>
              <w:rPr>
                <w:sz w:val="20"/>
                <w:szCs w:val="20"/>
                <w:lang w:val="en-US"/>
              </w:rPr>
              <w:t>134</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92B8B23" w14:textId="77777777" w:rsidR="0010416E" w:rsidRDefault="00000000">
            <w:pPr>
              <w:pStyle w:val="CorpoA"/>
              <w:spacing w:after="0" w:line="240" w:lineRule="auto"/>
            </w:pPr>
            <w:r>
              <w:rPr>
                <w:sz w:val="20"/>
                <w:szCs w:val="20"/>
                <w:lang w:val="en-US"/>
              </w:rPr>
              <w:t>3/5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6859215" w14:textId="77777777" w:rsidR="0010416E" w:rsidRDefault="00000000">
            <w:pPr>
              <w:pStyle w:val="CorpoA"/>
              <w:spacing w:after="0" w:line="240" w:lineRule="auto"/>
            </w:pPr>
            <w:r>
              <w:rPr>
                <w:sz w:val="20"/>
                <w:szCs w:val="20"/>
                <w:lang w:val="en-US"/>
              </w:rPr>
              <w:t>Diferença relevante entre PA domiciliar e de consultório; hipertensão do jaleco branco</w:t>
            </w:r>
          </w:p>
        </w:tc>
      </w:tr>
      <w:tr w:rsidR="0010416E" w14:paraId="69EB37EA" w14:textId="77777777">
        <w:tblPrEx>
          <w:tblCellMar>
            <w:top w:w="0" w:type="dxa"/>
            <w:left w:w="0" w:type="dxa"/>
            <w:bottom w:w="0" w:type="dxa"/>
            <w:right w:w="0" w:type="dxa"/>
          </w:tblCellMar>
        </w:tblPrEx>
        <w:trPr>
          <w:trHeight w:val="135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C7A2F6C" w14:textId="77777777" w:rsidR="0010416E" w:rsidRDefault="00000000">
            <w:pPr>
              <w:pStyle w:val="CorpoA"/>
              <w:spacing w:after="0" w:line="240" w:lineRule="auto"/>
            </w:pPr>
            <w:r>
              <w:rPr>
                <w:sz w:val="20"/>
                <w:szCs w:val="20"/>
                <w:lang w:val="en-US"/>
              </w:rPr>
              <w:t>Penna et al., 2016²</w:t>
            </w:r>
            <w:r>
              <w:rPr>
                <w:rFonts w:ascii="Arial Unicode MS" w:hAnsi="Arial Unicode MS"/>
                <w:sz w:val="20"/>
                <w:szCs w:val="20"/>
                <w:lang w:val="en-US"/>
              </w:rPr>
              <w:t>⁶</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67A2285" w14:textId="77777777" w:rsidR="0010416E" w:rsidRDefault="00000000">
            <w:pPr>
              <w:pStyle w:val="CorpoA"/>
              <w:spacing w:after="0" w:line="240" w:lineRule="auto"/>
            </w:pPr>
            <w:r>
              <w:rPr>
                <w:sz w:val="20"/>
                <w:szCs w:val="20"/>
                <w:lang w:val="en-US"/>
              </w:rPr>
              <w:t>Brasil (MG)</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68B0B87" w14:textId="77777777" w:rsidR="0010416E" w:rsidRDefault="00000000">
            <w:pPr>
              <w:pStyle w:val="CorpoA"/>
              <w:spacing w:after="0" w:line="240" w:lineRule="auto"/>
            </w:pPr>
            <w:r>
              <w:rPr>
                <w:sz w:val="20"/>
                <w:szCs w:val="20"/>
                <w:lang w:val="en-US"/>
              </w:rPr>
              <w:t>Ensaio piloto randomizado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F461143" w14:textId="77777777" w:rsidR="0010416E" w:rsidRDefault="00000000">
            <w:pPr>
              <w:pStyle w:val="CorpoA"/>
              <w:spacing w:after="0" w:line="240" w:lineRule="auto"/>
            </w:pPr>
            <w:r>
              <w:rPr>
                <w:sz w:val="20"/>
                <w:szCs w:val="20"/>
                <w:lang w:val="en-US"/>
              </w:rPr>
              <w:t>28</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E10FB4E" w14:textId="77777777" w:rsidR="0010416E" w:rsidRDefault="00000000">
            <w:pPr>
              <w:pStyle w:val="CorpoA"/>
              <w:spacing w:after="0" w:line="240" w:lineRule="auto"/>
            </w:pPr>
            <w:r>
              <w:rPr>
                <w:sz w:val="20"/>
                <w:szCs w:val="20"/>
                <w:lang w:val="en-US"/>
              </w:rPr>
              <w:t>3/5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C858925" w14:textId="77777777" w:rsidR="0010416E" w:rsidRDefault="00000000">
            <w:pPr>
              <w:pStyle w:val="CorpoA"/>
              <w:spacing w:after="0" w:line="240" w:lineRule="auto"/>
            </w:pPr>
            <w:r>
              <w:rPr>
                <w:sz w:val="20"/>
                <w:szCs w:val="20"/>
                <w:lang w:val="en-US"/>
              </w:rPr>
              <w:t>Redução significativa de HbA1c só no grupo telemonitorado (15 vs. 13)</w:t>
            </w:r>
          </w:p>
        </w:tc>
      </w:tr>
      <w:tr w:rsidR="0010416E" w14:paraId="2F58F4E4" w14:textId="77777777">
        <w:tblPrEx>
          <w:tblCellMar>
            <w:top w:w="0" w:type="dxa"/>
            <w:left w:w="0" w:type="dxa"/>
            <w:bottom w:w="0" w:type="dxa"/>
            <w:right w:w="0" w:type="dxa"/>
          </w:tblCellMar>
        </w:tblPrEx>
        <w:trPr>
          <w:trHeight w:val="198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FCD064A" w14:textId="77777777" w:rsidR="0010416E" w:rsidRDefault="00000000">
            <w:pPr>
              <w:pStyle w:val="CorpoA"/>
              <w:spacing w:after="0" w:line="240" w:lineRule="auto"/>
            </w:pPr>
            <w:r>
              <w:rPr>
                <w:sz w:val="20"/>
                <w:szCs w:val="20"/>
                <w:lang w:val="en-US"/>
              </w:rPr>
              <w:t>González-Alzate et al., 2022²</w:t>
            </w:r>
            <w:r>
              <w:rPr>
                <w:rFonts w:ascii="Arial Unicode MS" w:hAnsi="Arial Unicode MS"/>
                <w:sz w:val="20"/>
                <w:szCs w:val="20"/>
                <w:lang w:val="en-US"/>
              </w:rPr>
              <w:t>⁷</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7772F81" w14:textId="77777777" w:rsidR="0010416E" w:rsidRDefault="00000000">
            <w:pPr>
              <w:pStyle w:val="CorpoA"/>
              <w:spacing w:after="0" w:line="240" w:lineRule="auto"/>
            </w:pPr>
            <w:r>
              <w:rPr>
                <w:sz w:val="20"/>
                <w:szCs w:val="20"/>
                <w:lang w:val="en-US"/>
              </w:rPr>
              <w:t>Colômbia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26653FC" w14:textId="77777777" w:rsidR="0010416E" w:rsidRDefault="00000000">
            <w:pPr>
              <w:pStyle w:val="CorpoA"/>
              <w:spacing w:after="0" w:line="240" w:lineRule="auto"/>
            </w:pPr>
            <w:r>
              <w:rPr>
                <w:sz w:val="20"/>
                <w:szCs w:val="20"/>
                <w:lang w:val="en-US"/>
              </w:rPr>
              <w:t>Revisão narrativa / descritiva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AB0C896" w14:textId="77777777" w:rsidR="0010416E" w:rsidRDefault="00000000">
            <w:pPr>
              <w:pStyle w:val="CorpoA"/>
              <w:spacing w:after="0" w:line="240" w:lineRule="auto"/>
            </w:pPr>
            <w:r>
              <w:rPr>
                <w:sz w:val="20"/>
                <w:szCs w:val="20"/>
                <w:lang w:val="en-US"/>
              </w:rPr>
              <w:t>Não se aplica (revisão documental)Não se aplica (revisão documental)Não se aplica (revisão documental)</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B0BD466" w14:textId="77777777" w:rsidR="0010416E" w:rsidRDefault="00000000">
            <w:pPr>
              <w:pStyle w:val="CorpoA"/>
              <w:spacing w:after="0" w:line="240" w:lineRule="auto"/>
            </w:pPr>
            <w:r>
              <w:rPr>
                <w:sz w:val="20"/>
                <w:szCs w:val="20"/>
                <w:lang w:val="en-US"/>
              </w:rPr>
              <w:t>2/5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FDFFF7B" w14:textId="77777777" w:rsidR="0010416E" w:rsidRDefault="00000000">
            <w:pPr>
              <w:pStyle w:val="CorpoA"/>
              <w:spacing w:after="0" w:line="240" w:lineRule="auto"/>
            </w:pPr>
            <w:r>
              <w:rPr>
                <w:sz w:val="20"/>
                <w:szCs w:val="20"/>
                <w:lang w:val="en-US"/>
              </w:rPr>
              <w:t>Telessaúde como estratégia custo-efetiva de monitoramento remoto para DM2 na APS</w:t>
            </w:r>
          </w:p>
        </w:tc>
      </w:tr>
      <w:tr w:rsidR="0010416E" w14:paraId="0115771D" w14:textId="77777777">
        <w:tblPrEx>
          <w:tblCellMar>
            <w:top w:w="0" w:type="dxa"/>
            <w:left w:w="0" w:type="dxa"/>
            <w:bottom w:w="0" w:type="dxa"/>
            <w:right w:w="0" w:type="dxa"/>
          </w:tblCellMar>
        </w:tblPrEx>
        <w:trPr>
          <w:trHeight w:val="198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2B79531" w14:textId="77777777" w:rsidR="0010416E" w:rsidRDefault="00000000">
            <w:pPr>
              <w:pStyle w:val="CorpoA"/>
              <w:spacing w:after="0" w:line="240" w:lineRule="auto"/>
            </w:pPr>
            <w:r>
              <w:rPr>
                <w:sz w:val="20"/>
                <w:szCs w:val="20"/>
                <w:lang w:val="en-US"/>
              </w:rPr>
              <w:t>Alcayaga et al., 2014²</w:t>
            </w:r>
            <w:r>
              <w:rPr>
                <w:rFonts w:ascii="Arial Unicode MS" w:hAnsi="Arial Unicode MS"/>
                <w:sz w:val="20"/>
                <w:szCs w:val="20"/>
                <w:lang w:val="en-US"/>
              </w:rPr>
              <w:t>⁸</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7E31B6B" w14:textId="77777777" w:rsidR="0010416E" w:rsidRDefault="00000000">
            <w:pPr>
              <w:pStyle w:val="CorpoA"/>
              <w:spacing w:after="0" w:line="240" w:lineRule="auto"/>
            </w:pPr>
            <w:r>
              <w:rPr>
                <w:sz w:val="20"/>
                <w:szCs w:val="20"/>
                <w:lang w:val="en-US"/>
              </w:rPr>
              <w:t>Chile</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E9FAE91" w14:textId="77777777" w:rsidR="0010416E" w:rsidRDefault="00000000">
            <w:pPr>
              <w:pStyle w:val="CorpoA"/>
              <w:spacing w:after="0" w:line="240" w:lineRule="auto"/>
            </w:pPr>
            <w:r>
              <w:rPr>
                <w:sz w:val="20"/>
                <w:szCs w:val="20"/>
                <w:lang w:val="en-US"/>
              </w:rPr>
              <w:t>Projeto-piloto (desenvolvimento de sistema)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EF8C13A" w14:textId="77777777" w:rsidR="0010416E" w:rsidRDefault="00000000">
            <w:pPr>
              <w:pStyle w:val="CorpoA"/>
              <w:spacing w:after="0" w:line="240" w:lineRule="auto"/>
            </w:pPr>
            <w:r>
              <w:rPr>
                <w:sz w:val="20"/>
                <w:szCs w:val="20"/>
                <w:lang w:val="en-US"/>
              </w:rPr>
              <w:t>Não se aplica (projeto de sistema)Não se aplica (projeto de sistema)Não se aplica (projeto de sistema)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8198BA9" w14:textId="77777777" w:rsidR="0010416E" w:rsidRDefault="00000000">
            <w:pPr>
              <w:pStyle w:val="CorpoA"/>
              <w:spacing w:after="0" w:line="240" w:lineRule="auto"/>
            </w:pPr>
            <w:r>
              <w:rPr>
                <w:sz w:val="20"/>
                <w:szCs w:val="20"/>
                <w:lang w:val="en-US"/>
              </w:rPr>
              <w:t>2/5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70FB813" w14:textId="77777777" w:rsidR="0010416E" w:rsidRDefault="00000000">
            <w:pPr>
              <w:pStyle w:val="CorpoA"/>
              <w:spacing w:after="0" w:line="240" w:lineRule="auto"/>
            </w:pPr>
            <w:r>
              <w:rPr>
                <w:sz w:val="20"/>
                <w:szCs w:val="20"/>
                <w:lang w:val="en-US"/>
              </w:rPr>
              <w:t>Viabilidade de SMS/voz automatizada integrados ao cuidado presencial (COSMOS)</w:t>
            </w:r>
          </w:p>
        </w:tc>
      </w:tr>
      <w:tr w:rsidR="0010416E" w14:paraId="4C918261" w14:textId="77777777">
        <w:tblPrEx>
          <w:tblCellMar>
            <w:top w:w="0" w:type="dxa"/>
            <w:left w:w="0" w:type="dxa"/>
            <w:bottom w:w="0" w:type="dxa"/>
            <w:right w:w="0" w:type="dxa"/>
          </w:tblCellMar>
        </w:tblPrEx>
        <w:trPr>
          <w:trHeight w:val="91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2F874E94" w14:textId="77777777" w:rsidR="0010416E" w:rsidRDefault="00000000">
            <w:pPr>
              <w:pStyle w:val="CorpoA"/>
              <w:spacing w:after="0" w:line="240" w:lineRule="auto"/>
            </w:pPr>
            <w:r>
              <w:rPr>
                <w:sz w:val="20"/>
                <w:szCs w:val="20"/>
                <w:lang w:val="en-US"/>
              </w:rPr>
              <w:t>Mihevc et al., 2024²</w:t>
            </w:r>
            <w:r>
              <w:rPr>
                <w:rFonts w:ascii="Arial Unicode MS" w:hAnsi="Arial Unicode MS"/>
                <w:sz w:val="20"/>
                <w:szCs w:val="20"/>
                <w:lang w:val="en-US"/>
              </w:rPr>
              <w:t>⁹</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4DE62B3" w14:textId="77777777" w:rsidR="0010416E" w:rsidRDefault="00000000">
            <w:pPr>
              <w:pStyle w:val="CorpoA"/>
              <w:spacing w:after="0" w:line="240" w:lineRule="auto"/>
            </w:pPr>
            <w:r>
              <w:rPr>
                <w:sz w:val="20"/>
                <w:szCs w:val="20"/>
                <w:lang w:val="en-US"/>
              </w:rPr>
              <w:t>Eslovênia</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27D57B1" w14:textId="77777777" w:rsidR="0010416E" w:rsidRDefault="00000000">
            <w:pPr>
              <w:pStyle w:val="CorpoA"/>
              <w:spacing w:after="0" w:line="240" w:lineRule="auto"/>
            </w:pPr>
            <w:r>
              <w:rPr>
                <w:sz w:val="20"/>
                <w:szCs w:val="20"/>
                <w:lang w:val="en-US"/>
              </w:rPr>
              <w:t>Misto (entrevistas + escala de aceitabilidade)</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D99D752" w14:textId="77777777" w:rsidR="0010416E" w:rsidRDefault="00000000">
            <w:pPr>
              <w:pStyle w:val="CorpoA"/>
              <w:spacing w:after="0" w:line="240" w:lineRule="auto"/>
            </w:pPr>
            <w:r>
              <w:rPr>
                <w:sz w:val="20"/>
                <w:szCs w:val="20"/>
                <w:lang w:val="en-US"/>
              </w:rPr>
              <w:t>55 (quant.) / 29 (qual.)</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1E66391" w14:textId="77777777" w:rsidR="0010416E" w:rsidRDefault="00000000">
            <w:pPr>
              <w:pStyle w:val="CorpoA"/>
              <w:spacing w:after="0" w:line="240" w:lineRule="auto"/>
            </w:pPr>
            <w:r>
              <w:rPr>
                <w:sz w:val="20"/>
                <w:szCs w:val="20"/>
                <w:lang w:val="en-US"/>
              </w:rPr>
              <w:t>4/5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E869867" w14:textId="77777777" w:rsidR="0010416E" w:rsidRDefault="00000000">
            <w:pPr>
              <w:pStyle w:val="CorpoA"/>
              <w:spacing w:after="0" w:line="240" w:lineRule="auto"/>
            </w:pPr>
            <w:r>
              <w:rPr>
                <w:sz w:val="20"/>
                <w:szCs w:val="20"/>
                <w:lang w:val="en-US"/>
              </w:rPr>
              <w:t>Aceitabilidade 4,4/5; menor em área rural</w:t>
            </w:r>
          </w:p>
        </w:tc>
      </w:tr>
      <w:tr w:rsidR="0010416E" w14:paraId="21AE47AB" w14:textId="77777777">
        <w:tblPrEx>
          <w:tblCellMar>
            <w:top w:w="0" w:type="dxa"/>
            <w:left w:w="0" w:type="dxa"/>
            <w:bottom w:w="0" w:type="dxa"/>
            <w:right w:w="0" w:type="dxa"/>
          </w:tblCellMar>
        </w:tblPrEx>
        <w:trPr>
          <w:trHeight w:val="157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543B0B6" w14:textId="77777777" w:rsidR="0010416E" w:rsidRDefault="00000000">
            <w:pPr>
              <w:pStyle w:val="CorpoA"/>
              <w:spacing w:after="0" w:line="240" w:lineRule="auto"/>
            </w:pPr>
            <w:r>
              <w:rPr>
                <w:sz w:val="20"/>
                <w:szCs w:val="20"/>
                <w:lang w:val="en-US"/>
              </w:rPr>
              <w:t>Mchale et al., 2023³</w:t>
            </w:r>
            <w:r>
              <w:rPr>
                <w:rFonts w:ascii="Arial Unicode MS" w:hAnsi="Arial Unicode MS"/>
                <w:sz w:val="20"/>
                <w:szCs w:val="20"/>
                <w:lang w:val="en-US"/>
              </w:rPr>
              <w:t>⁰</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0DEF80F" w14:textId="77777777" w:rsidR="0010416E" w:rsidRDefault="00000000">
            <w:pPr>
              <w:pStyle w:val="CorpoA"/>
              <w:spacing w:after="0" w:line="240" w:lineRule="auto"/>
            </w:pPr>
            <w:r>
              <w:rPr>
                <w:sz w:val="20"/>
                <w:szCs w:val="20"/>
                <w:lang w:val="en-US"/>
              </w:rPr>
              <w:t>Reino Unido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4DF04EE" w14:textId="77777777" w:rsidR="0010416E" w:rsidRDefault="00000000">
            <w:pPr>
              <w:pStyle w:val="CorpoA"/>
              <w:spacing w:after="0" w:line="240" w:lineRule="auto"/>
            </w:pPr>
            <w:r>
              <w:rPr>
                <w:sz w:val="20"/>
                <w:szCs w:val="20"/>
                <w:lang w:val="en-US"/>
              </w:rPr>
              <w:t>Qualitativo (entrevistas)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ACD021E" w14:textId="77777777" w:rsidR="0010416E" w:rsidRDefault="00000000">
            <w:pPr>
              <w:pStyle w:val="CorpoA"/>
              <w:spacing w:after="0" w:line="240" w:lineRule="auto"/>
            </w:pPr>
            <w:r>
              <w:rPr>
                <w:sz w:val="20"/>
                <w:szCs w:val="20"/>
                <w:lang w:val="en-US"/>
              </w:rPr>
              <w:t>43</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75D702B3" w14:textId="77777777" w:rsidR="0010416E" w:rsidRDefault="00000000">
            <w:pPr>
              <w:pStyle w:val="CorpoA"/>
              <w:spacing w:after="0" w:line="240" w:lineRule="auto"/>
            </w:pPr>
            <w:r>
              <w:rPr>
                <w:sz w:val="20"/>
                <w:szCs w:val="20"/>
                <w:lang w:val="en-US"/>
              </w:rPr>
              <w:t>4/5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548F8A02" w14:textId="77777777" w:rsidR="0010416E" w:rsidRDefault="00000000">
            <w:pPr>
              <w:pStyle w:val="CorpoA"/>
              <w:spacing w:after="0" w:line="240" w:lineRule="auto"/>
            </w:pPr>
            <w:r>
              <w:rPr>
                <w:sz w:val="20"/>
                <w:szCs w:val="20"/>
                <w:lang w:val="en-US"/>
              </w:rPr>
              <w:t>Reduziu deslocamento; benefício restrito a quem tinha acesso à tecnologia</w:t>
            </w:r>
          </w:p>
        </w:tc>
      </w:tr>
      <w:tr w:rsidR="0010416E" w14:paraId="6264C539" w14:textId="77777777">
        <w:tblPrEx>
          <w:tblCellMar>
            <w:top w:w="0" w:type="dxa"/>
            <w:left w:w="0" w:type="dxa"/>
            <w:bottom w:w="0" w:type="dxa"/>
            <w:right w:w="0" w:type="dxa"/>
          </w:tblCellMar>
        </w:tblPrEx>
        <w:trPr>
          <w:trHeight w:val="1573"/>
          <w:jc w:val="center"/>
        </w:trPr>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360035E7" w14:textId="77777777" w:rsidR="0010416E" w:rsidRDefault="00000000">
            <w:pPr>
              <w:pStyle w:val="CorpoA"/>
              <w:spacing w:after="0" w:line="240" w:lineRule="auto"/>
            </w:pPr>
            <w:r>
              <w:rPr>
                <w:sz w:val="20"/>
                <w:szCs w:val="20"/>
                <w:lang w:val="en-US"/>
              </w:rPr>
              <w:t>Naqvi et al., 2022³¹</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1209D09" w14:textId="77777777" w:rsidR="0010416E" w:rsidRDefault="00000000">
            <w:pPr>
              <w:pStyle w:val="CorpoA"/>
              <w:spacing w:after="0" w:line="240" w:lineRule="auto"/>
            </w:pPr>
            <w:r>
              <w:rPr>
                <w:sz w:val="20"/>
                <w:szCs w:val="20"/>
                <w:lang w:val="en-US"/>
              </w:rPr>
              <w:t>Estados Unidos</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1B352C00" w14:textId="77777777" w:rsidR="0010416E" w:rsidRDefault="00000000">
            <w:pPr>
              <w:pStyle w:val="CorpoA"/>
              <w:spacing w:after="0" w:line="240" w:lineRule="auto"/>
            </w:pPr>
            <w:r>
              <w:rPr>
                <w:sz w:val="20"/>
                <w:szCs w:val="20"/>
                <w:lang w:val="en-US"/>
              </w:rPr>
              <w:t>Ensaio piloto randomizado</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61E5CBA6" w14:textId="77777777" w:rsidR="0010416E" w:rsidRDefault="00000000">
            <w:pPr>
              <w:pStyle w:val="CorpoA"/>
              <w:spacing w:after="0" w:line="240" w:lineRule="auto"/>
            </w:pPr>
            <w:r>
              <w:rPr>
                <w:sz w:val="20"/>
                <w:szCs w:val="20"/>
                <w:lang w:val="en-US"/>
              </w:rPr>
              <w:t>50</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47C27C5E" w14:textId="77777777" w:rsidR="0010416E" w:rsidRDefault="00000000">
            <w:pPr>
              <w:pStyle w:val="CorpoA"/>
              <w:spacing w:after="0" w:line="240" w:lineRule="auto"/>
            </w:pPr>
            <w:r>
              <w:rPr>
                <w:sz w:val="20"/>
                <w:szCs w:val="20"/>
                <w:lang w:val="en-US"/>
              </w:rPr>
              <w:t>3/5</w:t>
            </w:r>
          </w:p>
        </w:tc>
        <w:tc>
          <w:tcPr>
            <w:tcW w:w="1512" w:type="dxa"/>
            <w:tcBorders>
              <w:top w:val="single" w:sz="4" w:space="0" w:color="000000"/>
              <w:left w:val="single" w:sz="8" w:space="0" w:color="000000"/>
              <w:bottom w:val="single" w:sz="4" w:space="0" w:color="000000"/>
              <w:right w:val="single" w:sz="8" w:space="0" w:color="000000"/>
            </w:tcBorders>
            <w:tcMar>
              <w:top w:w="80" w:type="dxa"/>
              <w:left w:w="80" w:type="dxa"/>
              <w:bottom w:w="80" w:type="dxa"/>
              <w:right w:w="80" w:type="dxa"/>
            </w:tcMar>
          </w:tcPr>
          <w:p w14:paraId="0B29EC8E" w14:textId="77777777" w:rsidR="0010416E" w:rsidRDefault="00000000">
            <w:pPr>
              <w:pStyle w:val="CorpoA"/>
              <w:spacing w:after="0" w:line="240" w:lineRule="auto"/>
            </w:pPr>
            <w:r>
              <w:rPr>
                <w:sz w:val="20"/>
                <w:szCs w:val="20"/>
                <w:lang w:val="en-US"/>
              </w:rPr>
              <w:t>PAS domiciliar -16 mmHg (TASC) vs. +3 mmHg (usual) em população sub-representada</w:t>
            </w:r>
          </w:p>
        </w:tc>
      </w:tr>
    </w:tbl>
    <w:p w14:paraId="4EEEFA0B" w14:textId="5D74E8FE" w:rsidR="0010416E" w:rsidRPr="00B96B1A" w:rsidRDefault="00B96B1A">
      <w:pPr>
        <w:pStyle w:val="CorpoA"/>
        <w:widowControl w:val="0"/>
        <w:spacing w:before="120" w:after="120" w:line="240" w:lineRule="auto"/>
        <w:ind w:left="324" w:hanging="324"/>
        <w:jc w:val="center"/>
        <w:rPr>
          <w:sz w:val="20"/>
          <w:szCs w:val="20"/>
          <w:rPrChange w:id="207" w:author="Maria Cristina Almeida de Souza" w:date="2026-09-29T09:43:00Z" w16du:dateUtc="2026-09-29T12:43:00Z">
            <w:rPr/>
          </w:rPrChange>
        </w:rPr>
      </w:pPr>
      <w:ins w:id="208" w:author="Maria Cristina Almeida de Souza" w:date="2026-09-29T09:42:00Z" w16du:dateUtc="2026-09-29T12:42:00Z">
        <w:r w:rsidRPr="00B96B1A">
          <w:rPr>
            <w:sz w:val="20"/>
            <w:szCs w:val="20"/>
            <w:rPrChange w:id="209" w:author="Maria Cristina Almeida de Souza" w:date="2026-09-29T09:43:00Z" w16du:dateUtc="2026-09-29T12:43:00Z">
              <w:rPr/>
            </w:rPrChange>
          </w:rPr>
          <w:t xml:space="preserve">Fonte: </w:t>
        </w:r>
      </w:ins>
      <w:ins w:id="210" w:author="Maria Cristina Almeida de Souza" w:date="2026-09-29T09:43:00Z" w16du:dateUtc="2026-09-29T12:43:00Z">
        <w:r w:rsidRPr="00B96B1A">
          <w:rPr>
            <w:sz w:val="20"/>
            <w:szCs w:val="20"/>
            <w:rPrChange w:id="211" w:author="Maria Cristina Almeida de Souza" w:date="2026-09-29T09:43:00Z" w16du:dateUtc="2026-09-29T12:43:00Z">
              <w:rPr/>
            </w:rPrChange>
          </w:rPr>
          <w:t>autores, 2026</w:t>
        </w:r>
        <w:r>
          <w:rPr>
            <w:sz w:val="20"/>
            <w:szCs w:val="20"/>
          </w:rPr>
          <w:t>.</w:t>
        </w:r>
      </w:ins>
    </w:p>
    <w:p w14:paraId="40FB45C6" w14:textId="77777777" w:rsidR="0010416E" w:rsidRDefault="0010416E">
      <w:pPr>
        <w:pStyle w:val="CorpoA"/>
        <w:widowControl w:val="0"/>
        <w:spacing w:before="120" w:after="120" w:line="240" w:lineRule="auto"/>
        <w:ind w:left="216" w:hanging="216"/>
        <w:jc w:val="center"/>
      </w:pPr>
    </w:p>
    <w:p w14:paraId="02B0853D" w14:textId="77777777" w:rsidR="0010416E" w:rsidRDefault="0010416E">
      <w:pPr>
        <w:pStyle w:val="CorpoA"/>
        <w:widowControl w:val="0"/>
        <w:spacing w:before="120" w:after="120" w:line="240" w:lineRule="auto"/>
        <w:ind w:left="108" w:hanging="108"/>
        <w:jc w:val="center"/>
      </w:pPr>
    </w:p>
    <w:p w14:paraId="48F43380" w14:textId="77777777" w:rsidR="0010416E" w:rsidRDefault="00000000">
      <w:pPr>
        <w:pStyle w:val="CorpoA"/>
        <w:spacing w:before="120" w:after="0" w:line="240" w:lineRule="auto"/>
        <w:jc w:val="both"/>
      </w:pPr>
      <w:r>
        <w:rPr>
          <w:sz w:val="20"/>
          <w:szCs w:val="20"/>
          <w:lang w:val="it-IT"/>
        </w:rPr>
        <w:lastRenderedPageBreak/>
        <w:t>Nota: PAS = press</w:t>
      </w:r>
      <w:r>
        <w:rPr>
          <w:sz w:val="20"/>
          <w:szCs w:val="20"/>
          <w:lang w:val="en-US"/>
        </w:rPr>
        <w:t>ã</w:t>
      </w:r>
      <w:r>
        <w:rPr>
          <w:sz w:val="20"/>
          <w:szCs w:val="20"/>
          <w:lang w:val="it-IT"/>
        </w:rPr>
        <w:t>o arterial sist</w:t>
      </w:r>
      <w:r>
        <w:rPr>
          <w:sz w:val="20"/>
          <w:szCs w:val="20"/>
          <w:lang w:val="en-US"/>
        </w:rPr>
        <w:t>ó</w:t>
      </w:r>
      <w:r>
        <w:rPr>
          <w:sz w:val="20"/>
          <w:szCs w:val="20"/>
          <w:lang w:val="it-IT"/>
        </w:rPr>
        <w:t>lica; PA = press</w:t>
      </w:r>
      <w:r>
        <w:rPr>
          <w:sz w:val="20"/>
          <w:szCs w:val="20"/>
          <w:lang w:val="en-US"/>
        </w:rPr>
        <w:t>ã</w:t>
      </w:r>
      <w:r>
        <w:rPr>
          <w:sz w:val="20"/>
          <w:szCs w:val="20"/>
        </w:rPr>
        <w:t>o arterial; RR = risco relativo; IC95% = intervalo de confian</w:t>
      </w:r>
      <w:r>
        <w:rPr>
          <w:sz w:val="20"/>
          <w:szCs w:val="20"/>
          <w:lang w:val="en-US"/>
        </w:rPr>
        <w:t>ç</w:t>
      </w:r>
      <w:r>
        <w:rPr>
          <w:sz w:val="20"/>
          <w:szCs w:val="20"/>
        </w:rPr>
        <w:t>a de 95%; HbA1c = hemoglobina glicada; QALY = ano de vida ajustado pela qualidade (quality-adjusted life year); OR = raz</w:t>
      </w:r>
      <w:r>
        <w:rPr>
          <w:sz w:val="20"/>
          <w:szCs w:val="20"/>
          <w:lang w:val="en-US"/>
        </w:rPr>
        <w:t>ã</w:t>
      </w:r>
      <w:r>
        <w:rPr>
          <w:sz w:val="20"/>
          <w:szCs w:val="20"/>
          <w:lang w:val="fr-FR"/>
        </w:rPr>
        <w:t>o de chances; ns = n</w:t>
      </w:r>
      <w:r>
        <w:rPr>
          <w:sz w:val="20"/>
          <w:szCs w:val="20"/>
          <w:lang w:val="en-US"/>
        </w:rPr>
        <w:t>ão significativo; MMAT = Mixed Methods Appraisal Tool (crité</w:t>
      </w:r>
      <w:r>
        <w:rPr>
          <w:sz w:val="20"/>
          <w:szCs w:val="20"/>
        </w:rPr>
        <w:t>rios atendidos/aplic</w:t>
      </w:r>
      <w:r>
        <w:rPr>
          <w:sz w:val="20"/>
          <w:szCs w:val="20"/>
          <w:lang w:val="en-US"/>
        </w:rPr>
        <w:t>á</w:t>
      </w:r>
      <w:r>
        <w:rPr>
          <w:sz w:val="20"/>
          <w:szCs w:val="20"/>
        </w:rPr>
        <w:t>veis); n/a = n</w:t>
      </w:r>
      <w:r>
        <w:rPr>
          <w:sz w:val="20"/>
          <w:szCs w:val="20"/>
          <w:lang w:val="en-US"/>
        </w:rPr>
        <w:t>ã</w:t>
      </w:r>
      <w:r>
        <w:rPr>
          <w:sz w:val="20"/>
          <w:szCs w:val="20"/>
        </w:rPr>
        <w:t>o avaliado por se tratar de s</w:t>
      </w:r>
      <w:r>
        <w:rPr>
          <w:sz w:val="20"/>
          <w:szCs w:val="20"/>
          <w:lang w:val="en-US"/>
        </w:rPr>
        <w:t>í</w:t>
      </w:r>
      <w:r>
        <w:rPr>
          <w:sz w:val="20"/>
          <w:szCs w:val="20"/>
        </w:rPr>
        <w:t>ntese de outros ensaios.</w:t>
      </w:r>
    </w:p>
    <w:p w14:paraId="5B689423" w14:textId="77777777" w:rsidR="0010416E" w:rsidRDefault="0010416E">
      <w:pPr>
        <w:pStyle w:val="CorpoA"/>
        <w:jc w:val="both"/>
      </w:pPr>
    </w:p>
    <w:p w14:paraId="5607DD01" w14:textId="77777777" w:rsidR="0010416E" w:rsidRDefault="00000000" w:rsidP="00C6138F">
      <w:pPr>
        <w:pStyle w:val="CorpoA"/>
        <w:spacing w:after="0" w:line="360" w:lineRule="auto"/>
        <w:ind w:firstLine="851"/>
        <w:jc w:val="both"/>
        <w:rPr>
          <w:ins w:id="212" w:author="Maria Cristina Almeida de Souza" w:date="2026-09-29T09:43:00Z" w16du:dateUtc="2026-09-29T12:43:00Z"/>
        </w:rPr>
      </w:pPr>
      <w:r>
        <w:t>Pela avalia</w:t>
      </w:r>
      <w:r>
        <w:rPr>
          <w:lang w:val="en-US"/>
        </w:rPr>
        <w:t>çã</w:t>
      </w:r>
      <w:r>
        <w:t>o MMAT, a maioria dos ensaios apresentou qualidade moderada a alta, com as limita</w:t>
      </w:r>
      <w:r>
        <w:rPr>
          <w:lang w:val="en-US"/>
        </w:rPr>
        <w:t>çõ</w:t>
      </w:r>
      <w:r>
        <w:t>es mais frequentes sendo a aus</w:t>
      </w:r>
      <w:r>
        <w:rPr>
          <w:lang w:val="en-US"/>
        </w:rPr>
        <w:t>ê</w:t>
      </w:r>
      <w:r>
        <w:t xml:space="preserve">ncia de cegamento do desfecho (inerente </w:t>
      </w:r>
      <w:r>
        <w:rPr>
          <w:lang w:val="en-US"/>
        </w:rPr>
        <w:t xml:space="preserve">à </w:t>
      </w:r>
      <w:r>
        <w:t>interven</w:t>
      </w:r>
      <w:r>
        <w:rPr>
          <w:lang w:val="en-US"/>
        </w:rPr>
        <w:t>çã</w:t>
      </w:r>
      <w:r>
        <w:t>o) e o relato incompleto de perdas de seguimento; estudos sem grupo controle concorrente apresentaram maior risco de vi</w:t>
      </w:r>
      <w:r>
        <w:rPr>
          <w:lang w:val="en-US"/>
        </w:rPr>
        <w:t>é</w:t>
      </w:r>
      <w:r>
        <w:t>s.</w:t>
      </w:r>
    </w:p>
    <w:p w14:paraId="0FBB4304" w14:textId="77777777" w:rsidR="00C6138F" w:rsidRDefault="00C6138F" w:rsidP="00C6138F">
      <w:pPr>
        <w:pStyle w:val="CorpoA"/>
        <w:spacing w:after="0" w:line="360" w:lineRule="auto"/>
        <w:jc w:val="both"/>
      </w:pPr>
    </w:p>
    <w:p w14:paraId="06B6447C" w14:textId="77777777" w:rsidR="0010416E" w:rsidRDefault="00000000" w:rsidP="00C6138F">
      <w:pPr>
        <w:pStyle w:val="CorpoA"/>
        <w:spacing w:after="0" w:line="360" w:lineRule="auto"/>
      </w:pPr>
      <w:r>
        <w:rPr>
          <w:b/>
          <w:bCs/>
        </w:rPr>
        <w:t>Efetividade cl</w:t>
      </w:r>
      <w:r>
        <w:rPr>
          <w:b/>
          <w:bCs/>
          <w:lang w:val="en-US"/>
        </w:rPr>
        <w:t>í</w:t>
      </w:r>
      <w:r>
        <w:rPr>
          <w:b/>
          <w:bCs/>
        </w:rPr>
        <w:t>nica na hipertens</w:t>
      </w:r>
      <w:r>
        <w:rPr>
          <w:b/>
          <w:bCs/>
          <w:lang w:val="en-US"/>
        </w:rPr>
        <w:t>ã</w:t>
      </w:r>
      <w:r>
        <w:rPr>
          <w:b/>
          <w:bCs/>
          <w:lang w:val="it-IT"/>
        </w:rPr>
        <w:t>o arterial</w:t>
      </w:r>
    </w:p>
    <w:p w14:paraId="211E8316" w14:textId="77777777" w:rsidR="00C6138F" w:rsidRDefault="00000000" w:rsidP="00C6138F">
      <w:pPr>
        <w:pStyle w:val="CorpoA"/>
        <w:spacing w:after="0" w:line="360" w:lineRule="auto"/>
        <w:ind w:firstLine="851"/>
        <w:jc w:val="both"/>
        <w:rPr>
          <w:ins w:id="213" w:author="Maria Cristina Almeida de Souza" w:date="2026-09-29T09:44:00Z" w16du:dateUtc="2026-09-29T12:44:00Z"/>
        </w:rPr>
      </w:pPr>
      <w:r>
        <w:t>Entre os ensaios de maior porte, um estudo de implementa</w:t>
      </w:r>
      <w:r>
        <w:rPr>
          <w:lang w:val="en-US"/>
        </w:rPr>
        <w:t>çã</w:t>
      </w:r>
      <w:r>
        <w:t>o em larga escala no Reino Unido (n=3.200; subgrupo avaliado n=905) registrou redu</w:t>
      </w:r>
      <w:r>
        <w:rPr>
          <w:lang w:val="en-US"/>
        </w:rPr>
        <w:t>çã</w:t>
      </w:r>
      <w:r>
        <w:t>o m</w:t>
      </w:r>
      <w:r>
        <w:rPr>
          <w:lang w:val="en-US"/>
        </w:rPr>
        <w:t>é</w:t>
      </w:r>
      <w:r>
        <w:t>dia de 6,55 mmHg na press</w:t>
      </w:r>
      <w:r>
        <w:rPr>
          <w:lang w:val="en-US"/>
        </w:rPr>
        <w:t>ã</w:t>
      </w:r>
      <w:r>
        <w:rPr>
          <w:lang w:val="it-IT"/>
        </w:rPr>
        <w:t>o arterial sist</w:t>
      </w:r>
      <w:r>
        <w:rPr>
          <w:lang w:val="en-US"/>
        </w:rPr>
        <w:t>ó</w:t>
      </w:r>
      <w:r>
        <w:t>lica (PAS) e 19% menos consultas presenciais em rela</w:t>
      </w:r>
      <w:r>
        <w:rPr>
          <w:lang w:val="en-US"/>
        </w:rPr>
        <w:t>çã</w:t>
      </w:r>
      <w:r>
        <w:t>o ao ano anterior</w:t>
      </w:r>
      <w:r>
        <w:rPr>
          <w:vertAlign w:val="superscript"/>
        </w:rPr>
        <w:t>5</w:t>
      </w:r>
      <w:ins w:id="214" w:author="Maria Cristina Almeida de Souza" w:date="2026-09-29T09:44:00Z" w16du:dateUtc="2026-09-29T12:44:00Z">
        <w:r w:rsidR="00C6138F" w:rsidRPr="00C6138F">
          <w:rPr>
            <w:rPrChange w:id="215" w:author="Maria Cristina Almeida de Souza" w:date="2026-09-29T09:44:00Z" w16du:dateUtc="2026-09-29T12:44:00Z">
              <w:rPr>
                <w:vertAlign w:val="superscript"/>
              </w:rPr>
            </w:rPrChange>
          </w:rPr>
          <w:t>,</w:t>
        </w:r>
      </w:ins>
      <w:r>
        <w:rPr>
          <w:lang w:val="en-US"/>
        </w:rPr>
        <w:t xml:space="preserve"> </w:t>
      </w:r>
      <w:del w:id="216" w:author="Maria Cristina Almeida de Souza" w:date="2026-09-29T09:44:00Z" w16du:dateUtc="2026-09-29T12:44:00Z">
        <w:r w:rsidDel="00C6138F">
          <w:rPr>
            <w:lang w:val="en-US"/>
          </w:rPr>
          <w:delText>—</w:delText>
        </w:r>
      </w:del>
      <w:r>
        <w:rPr>
          <w:lang w:val="en-US"/>
        </w:rPr>
        <w:t xml:space="preserve"> </w:t>
      </w:r>
      <w:r>
        <w:t>resultado pr</w:t>
      </w:r>
      <w:r>
        <w:rPr>
          <w:lang w:val="en-US"/>
        </w:rPr>
        <w:t>ó</w:t>
      </w:r>
      <w:r>
        <w:t>ximo ao do ensaio HOME BP (n=622), que encontrou redu</w:t>
      </w:r>
      <w:r>
        <w:rPr>
          <w:lang w:val="en-US"/>
        </w:rPr>
        <w:t>çã</w:t>
      </w:r>
      <w:r>
        <w:t>o adicional de 3,4 mmHg na PAS com interven</w:t>
      </w:r>
      <w:r>
        <w:rPr>
          <w:lang w:val="en-US"/>
        </w:rPr>
        <w:t>çã</w:t>
      </w:r>
      <w:r>
        <w:t>o digital combinando automonitoramento e suporte de autogest</w:t>
      </w:r>
      <w:r>
        <w:rPr>
          <w:lang w:val="en-US"/>
        </w:rPr>
        <w:t>ã</w:t>
      </w:r>
      <w:r>
        <w:t>o, em compara</w:t>
      </w:r>
      <w:r>
        <w:rPr>
          <w:lang w:val="en-US"/>
        </w:rPr>
        <w:t>çã</w:t>
      </w:r>
      <w:r>
        <w:t>o ao cuidado usual, ap</w:t>
      </w:r>
      <w:r>
        <w:rPr>
          <w:lang w:val="en-US"/>
        </w:rPr>
        <w:t>ó</w:t>
      </w:r>
      <w:r>
        <w:t>s 12 meses</w:t>
      </w:r>
      <w:r>
        <w:rPr>
          <w:vertAlign w:val="superscript"/>
        </w:rPr>
        <w:t>6</w:t>
      </w:r>
      <w:r>
        <w:t xml:space="preserve">. </w:t>
      </w:r>
    </w:p>
    <w:p w14:paraId="196E09B6" w14:textId="39EBD0A1" w:rsidR="0010416E" w:rsidRDefault="00000000" w:rsidP="00C6138F">
      <w:pPr>
        <w:pStyle w:val="CorpoA"/>
        <w:spacing w:after="0" w:line="360" w:lineRule="auto"/>
        <w:ind w:firstLine="851"/>
        <w:jc w:val="both"/>
        <w:pPrChange w:id="217" w:author="Maria Cristina Almeida de Souza" w:date="2026-09-29T09:44:00Z" w16du:dateUtc="2026-09-29T12:44:00Z">
          <w:pPr>
            <w:pStyle w:val="CorpoA"/>
            <w:spacing w:after="0" w:line="360" w:lineRule="auto"/>
            <w:jc w:val="both"/>
          </w:pPr>
        </w:pPrChange>
      </w:pPr>
      <w:r>
        <w:t>A mesma dire</w:t>
      </w:r>
      <w:r>
        <w:rPr>
          <w:lang w:val="en-US"/>
        </w:rPr>
        <w:t>çã</w:t>
      </w:r>
      <w:r>
        <w:t>o de efeito apareceu em contexto asi</w:t>
      </w:r>
      <w:r>
        <w:rPr>
          <w:lang w:val="en-US"/>
        </w:rPr>
        <w:t>á</w:t>
      </w:r>
      <w:r>
        <w:t>tico: um estudo quase-experimental em Singapura (n=240) encontrou raz</w:t>
      </w:r>
      <w:r>
        <w:rPr>
          <w:lang w:val="en-US"/>
        </w:rPr>
        <w:t>ã</w:t>
      </w:r>
      <w:r>
        <w:t>o de chances de 2,69 para controle press</w:t>
      </w:r>
      <w:r>
        <w:rPr>
          <w:lang w:val="en-US"/>
        </w:rPr>
        <w:t>ó</w:t>
      </w:r>
      <w:r>
        <w:t>rico com telemonitoramento associado a teleconsulta, a um custo incremental de S$23.935/QALY</w:t>
      </w:r>
      <w:r>
        <w:rPr>
          <w:vertAlign w:val="superscript"/>
        </w:rPr>
        <w:t>11</w:t>
      </w:r>
      <w:r>
        <w:t>, e um ensaio chin</w:t>
      </w:r>
      <w:r>
        <w:rPr>
          <w:lang w:val="en-US"/>
        </w:rPr>
        <w:t>ê</w:t>
      </w:r>
      <w:r>
        <w:t>s (n=172) mostrou maior redu</w:t>
      </w:r>
      <w:r>
        <w:rPr>
          <w:lang w:val="en-US"/>
        </w:rPr>
        <w:t>çã</w:t>
      </w:r>
      <w:r>
        <w:t>o da press</w:t>
      </w:r>
      <w:r>
        <w:rPr>
          <w:lang w:val="en-US"/>
        </w:rPr>
        <w:t>ã</w:t>
      </w:r>
      <w:r>
        <w:t>o ambulatorial e maior propor</w:t>
      </w:r>
      <w:r>
        <w:rPr>
          <w:lang w:val="en-US"/>
        </w:rPr>
        <w:t>çã</w:t>
      </w:r>
      <w:r>
        <w:t>o de pacientes controlados com telemonitoramento domiciliar associado a suporte adicional do que com o cuidado usual</w:t>
      </w:r>
      <w:r>
        <w:rPr>
          <w:vertAlign w:val="superscript"/>
        </w:rPr>
        <w:t>10</w:t>
      </w:r>
      <w:r>
        <w:t>. Quando esses achados individuais s</w:t>
      </w:r>
      <w:r>
        <w:rPr>
          <w:lang w:val="en-US"/>
        </w:rPr>
        <w:t>ã</w:t>
      </w:r>
      <w:r>
        <w:t>o agregados, o padr</w:t>
      </w:r>
      <w:r>
        <w:rPr>
          <w:lang w:val="en-US"/>
        </w:rPr>
        <w:t>ã</w:t>
      </w:r>
      <w:r>
        <w:t>o fica ainda mais n</w:t>
      </w:r>
      <w:r>
        <w:rPr>
          <w:lang w:val="en-US"/>
        </w:rPr>
        <w:t>í</w:t>
      </w:r>
      <w:r>
        <w:t>tido: a metan</w:t>
      </w:r>
      <w:r>
        <w:rPr>
          <w:lang w:val="en-US"/>
        </w:rPr>
        <w:t>á</w:t>
      </w:r>
      <w:r>
        <w:t xml:space="preserve">lise de dados de pacientes individuais de Tucker </w:t>
      </w:r>
      <w:r w:rsidRPr="00C6138F">
        <w:rPr>
          <w:i/>
          <w:iCs/>
          <w:rPrChange w:id="218" w:author="Maria Cristina Almeida de Souza" w:date="2026-09-29T09:44:00Z" w16du:dateUtc="2026-09-29T12:44:00Z">
            <w:rPr/>
          </w:rPrChange>
        </w:rPr>
        <w:t>et al</w:t>
      </w:r>
      <w:r>
        <w:t>.</w:t>
      </w:r>
      <w:ins w:id="219" w:author="Maria Cristina Almeida de Souza" w:date="2026-09-29T09:44:00Z" w16du:dateUtc="2026-09-29T12:44:00Z">
        <w:r w:rsidR="00C6138F">
          <w:t>, xxxx(</w:t>
        </w:r>
      </w:ins>
      <w:ins w:id="220" w:author="Maria Cristina Almeida de Souza" w:date="2026-09-29T09:45:00Z" w16du:dateUtc="2026-09-29T12:45:00Z">
        <w:r w:rsidR="00C6138F">
          <w:t>ano)</w:t>
        </w:r>
      </w:ins>
      <w:r>
        <w:t xml:space="preserve"> (25 ensaios, n=7.138) mostrou que o automonitoramento isolado n</w:t>
      </w:r>
      <w:r>
        <w:rPr>
          <w:lang w:val="en-US"/>
        </w:rPr>
        <w:t>ã</w:t>
      </w:r>
      <w:r>
        <w:t>o reduz significativamente a PAS (-1,0 mmHg), mas produz redu</w:t>
      </w:r>
      <w:r>
        <w:rPr>
          <w:lang w:val="en-US"/>
        </w:rPr>
        <w:t>çã</w:t>
      </w:r>
      <w:r>
        <w:t xml:space="preserve">o de 6,1 mmHg quando combinado a suporte intensivo </w:t>
      </w:r>
      <w:r>
        <w:rPr>
          <w:lang w:val="en-US"/>
        </w:rPr>
        <w:t xml:space="preserve">— </w:t>
      </w:r>
      <w:r>
        <w:t>ou seja, o benef</w:t>
      </w:r>
      <w:r>
        <w:rPr>
          <w:lang w:val="en-US"/>
        </w:rPr>
        <w:t>í</w:t>
      </w:r>
      <w:r>
        <w:t>cio depende da intensidade da co-interven</w:t>
      </w:r>
      <w:r>
        <w:rPr>
          <w:lang w:val="en-US"/>
        </w:rPr>
        <w:t>çã</w:t>
      </w:r>
      <w:r>
        <w:t>o cl</w:t>
      </w:r>
      <w:r>
        <w:rPr>
          <w:lang w:val="en-US"/>
        </w:rPr>
        <w:t>í</w:t>
      </w:r>
      <w:r>
        <w:t>nica, n</w:t>
      </w:r>
      <w:r>
        <w:rPr>
          <w:lang w:val="en-US"/>
        </w:rPr>
        <w:t>ã</w:t>
      </w:r>
      <w:r>
        <w:rPr>
          <w:lang w:val="it-IT"/>
        </w:rPr>
        <w:t>o da tecnologia de medi</w:t>
      </w:r>
      <w:r>
        <w:rPr>
          <w:lang w:val="en-US"/>
        </w:rPr>
        <w:t>çã</w:t>
      </w:r>
      <w:r>
        <w:t>o remota em si</w:t>
      </w:r>
      <w:r>
        <w:rPr>
          <w:vertAlign w:val="superscript"/>
        </w:rPr>
        <w:t>13</w:t>
      </w:r>
      <w:r>
        <w:t>. A l</w:t>
      </w:r>
      <w:r>
        <w:rPr>
          <w:lang w:val="en-US"/>
        </w:rPr>
        <w:t>ó</w:t>
      </w:r>
      <w:r>
        <w:t>gica se confirma, por aus</w:t>
      </w:r>
      <w:r>
        <w:rPr>
          <w:lang w:val="en-US"/>
        </w:rPr>
        <w:t>ê</w:t>
      </w:r>
      <w:r>
        <w:t>ncia, na popula</w:t>
      </w:r>
      <w:r>
        <w:rPr>
          <w:lang w:val="en-US"/>
        </w:rPr>
        <w:t>çã</w:t>
      </w:r>
      <w:r>
        <w:t>o obst</w:t>
      </w:r>
      <w:r>
        <w:rPr>
          <w:lang w:val="en-US"/>
        </w:rPr>
        <w:t>é</w:t>
      </w:r>
      <w:r>
        <w:t>trica: um ensaio brit</w:t>
      </w:r>
      <w:r>
        <w:rPr>
          <w:lang w:val="en-US"/>
        </w:rPr>
        <w:t>â</w:t>
      </w:r>
      <w:r>
        <w:t>nico em gestantes com hipertens</w:t>
      </w:r>
      <w:r>
        <w:rPr>
          <w:lang w:val="en-US"/>
        </w:rPr>
        <w:t>ã</w:t>
      </w:r>
      <w:r>
        <w:rPr>
          <w:lang w:val="es-ES_tradnl"/>
        </w:rPr>
        <w:t>o cr</w:t>
      </w:r>
      <w:r>
        <w:rPr>
          <w:lang w:val="en-US"/>
        </w:rPr>
        <w:t>ô</w:t>
      </w:r>
      <w:r>
        <w:t>nica ou gestacional n</w:t>
      </w:r>
      <w:r>
        <w:rPr>
          <w:lang w:val="en-US"/>
        </w:rPr>
        <w:t>ã</w:t>
      </w:r>
      <w:r>
        <w:t>o encontrou diferen</w:t>
      </w:r>
      <w:r>
        <w:rPr>
          <w:lang w:val="en-US"/>
        </w:rPr>
        <w:t>ç</w:t>
      </w:r>
      <w:r>
        <w:t>a significativa na press</w:t>
      </w:r>
      <w:r>
        <w:rPr>
          <w:lang w:val="en-US"/>
        </w:rPr>
        <w:t>ã</w:t>
      </w:r>
      <w:r>
        <w:t>o arterial com automonitoramento e telemonitoramento em compara</w:t>
      </w:r>
      <w:r>
        <w:rPr>
          <w:lang w:val="en-US"/>
        </w:rPr>
        <w:t>çã</w:t>
      </w:r>
      <w:r>
        <w:t>o ao cuidado usual, refor</w:t>
      </w:r>
      <w:r>
        <w:rPr>
          <w:lang w:val="en-US"/>
        </w:rPr>
        <w:t>ç</w:t>
      </w:r>
      <w:r>
        <w:t>ando que o efeito ben</w:t>
      </w:r>
      <w:r>
        <w:rPr>
          <w:lang w:val="en-US"/>
        </w:rPr>
        <w:t>é</w:t>
      </w:r>
      <w:r>
        <w:rPr>
          <w:lang w:val="it-IT"/>
        </w:rPr>
        <w:t>fico n</w:t>
      </w:r>
      <w:r>
        <w:rPr>
          <w:lang w:val="en-US"/>
        </w:rPr>
        <w:t>ã</w:t>
      </w:r>
      <w:r>
        <w:t xml:space="preserve">o </w:t>
      </w:r>
      <w:r>
        <w:rPr>
          <w:lang w:val="en-US"/>
        </w:rPr>
        <w:t xml:space="preserve">é </w:t>
      </w:r>
      <w:r>
        <w:t>autom</w:t>
      </w:r>
      <w:r>
        <w:rPr>
          <w:lang w:val="en-US"/>
        </w:rPr>
        <w:t>á</w:t>
      </w:r>
      <w:r>
        <w:t>tico mesmo em popula</w:t>
      </w:r>
      <w:r>
        <w:rPr>
          <w:lang w:val="en-US"/>
        </w:rPr>
        <w:t>çõ</w:t>
      </w:r>
      <w:r>
        <w:rPr>
          <w:lang w:val="it-IT"/>
        </w:rPr>
        <w:t>es de alto risco</w:t>
      </w:r>
      <w:r>
        <w:rPr>
          <w:vertAlign w:val="superscript"/>
        </w:rPr>
        <w:t>14</w:t>
      </w:r>
      <w:r>
        <w:t>. Do ponto de vista econ</w:t>
      </w:r>
      <w:r>
        <w:rPr>
          <w:lang w:val="en-US"/>
        </w:rPr>
        <w:t>ô</w:t>
      </w:r>
      <w:r>
        <w:t>mico, a an</w:t>
      </w:r>
      <w:r>
        <w:rPr>
          <w:lang w:val="en-US"/>
        </w:rPr>
        <w:t>á</w:t>
      </w:r>
      <w:r>
        <w:t xml:space="preserve">lise do ensaio </w:t>
      </w:r>
      <w:r>
        <w:lastRenderedPageBreak/>
        <w:t>TASMINH4 indicou que a combina</w:t>
      </w:r>
      <w:r>
        <w:rPr>
          <w:lang w:val="en-US"/>
        </w:rPr>
        <w:t>çã</w:t>
      </w:r>
      <w:r>
        <w:t>o de automonitoramento e telemonitoramento foi a estrat</w:t>
      </w:r>
      <w:r>
        <w:rPr>
          <w:lang w:val="en-US"/>
        </w:rPr>
        <w:t>é</w:t>
      </w:r>
      <w:r>
        <w:t>gia mais custo-efetiva para titula</w:t>
      </w:r>
      <w:r>
        <w:rPr>
          <w:lang w:val="en-US"/>
        </w:rPr>
        <w:t>çã</w:t>
      </w:r>
      <w:r>
        <w:t>o anti-hipertensiva na APS brit</w:t>
      </w:r>
      <w:r>
        <w:rPr>
          <w:lang w:val="en-US"/>
        </w:rPr>
        <w:t>â</w:t>
      </w:r>
      <w:r>
        <w:rPr>
          <w:lang w:val="it-IT"/>
        </w:rPr>
        <w:t>nica (</w:t>
      </w:r>
      <w:r>
        <w:rPr>
          <w:lang w:val="en-US"/>
        </w:rPr>
        <w:t>£</w:t>
      </w:r>
      <w:r>
        <w:t>17.424 por QALY ganho), ainda que com incerteza relevante frente ao automonitoramento isolado</w:t>
      </w:r>
      <w:r>
        <w:rPr>
          <w:vertAlign w:val="superscript"/>
        </w:rPr>
        <w:t>15</w:t>
      </w:r>
      <w:r>
        <w:t>.</w:t>
      </w:r>
    </w:p>
    <w:p w14:paraId="2D775B97" w14:textId="77777777" w:rsidR="0010416E" w:rsidRDefault="00000000" w:rsidP="00C6138F">
      <w:pPr>
        <w:pStyle w:val="CorpoA"/>
        <w:spacing w:after="0" w:line="360" w:lineRule="auto"/>
        <w:ind w:firstLine="851"/>
        <w:jc w:val="both"/>
        <w:rPr>
          <w:ins w:id="221" w:author="Maria Cristina Almeida de Souza" w:date="2026-09-29T09:44:00Z" w16du:dateUtc="2026-09-29T12:44:00Z"/>
        </w:rPr>
      </w:pPr>
      <w:r>
        <w:t>O teste mais rigoroso dessa l</w:t>
      </w:r>
      <w:r>
        <w:rPr>
          <w:lang w:val="en-US"/>
        </w:rPr>
        <w:t>ó</w:t>
      </w:r>
      <w:r>
        <w:t>gica veio de um ensaio pragm</w:t>
      </w:r>
      <w:r>
        <w:rPr>
          <w:lang w:val="en-US"/>
        </w:rPr>
        <w:t>á</w:t>
      </w:r>
      <w:r>
        <w:t>tico americano (n=3.071): quando o cuidado presencial de compara</w:t>
      </w:r>
      <w:r>
        <w:rPr>
          <w:lang w:val="en-US"/>
        </w:rPr>
        <w:t>çã</w:t>
      </w:r>
      <w:r>
        <w:t>o j</w:t>
      </w:r>
      <w:r>
        <w:rPr>
          <w:lang w:val="en-US"/>
        </w:rPr>
        <w:t xml:space="preserve">á </w:t>
      </w:r>
      <w:r>
        <w:t>era organizado em equipe, o telemonitoramento liderado por farmac</w:t>
      </w:r>
      <w:r>
        <w:rPr>
          <w:lang w:val="en-US"/>
        </w:rPr>
        <w:t>ê</w:t>
      </w:r>
      <w:r>
        <w:rPr>
          <w:lang w:val="it-IT"/>
        </w:rPr>
        <w:t>utico n</w:t>
      </w:r>
      <w:r>
        <w:rPr>
          <w:lang w:val="en-US"/>
        </w:rPr>
        <w:t>ã</w:t>
      </w:r>
      <w:r>
        <w:t>o reduziu mais a PAS (diferen</w:t>
      </w:r>
      <w:r>
        <w:rPr>
          <w:lang w:val="en-US"/>
        </w:rPr>
        <w:t>ç</w:t>
      </w:r>
      <w:r>
        <w:t>a de -0,8 mmHg, ns), embora tenha melhorado a experi</w:t>
      </w:r>
      <w:r>
        <w:rPr>
          <w:lang w:val="en-US"/>
        </w:rPr>
        <w:t>ê</w:t>
      </w:r>
      <w:r>
        <w:t>ncia dos pacientes</w:t>
      </w:r>
      <w:r>
        <w:rPr>
          <w:vertAlign w:val="superscript"/>
        </w:rPr>
        <w:t>12</w:t>
      </w:r>
      <w:r>
        <w:t>. Esse resultado nulo confirma, n</w:t>
      </w:r>
      <w:r>
        <w:rPr>
          <w:lang w:val="en-US"/>
        </w:rPr>
        <w:t>ã</w:t>
      </w:r>
      <w:r>
        <w:rPr>
          <w:lang w:val="it-IT"/>
        </w:rPr>
        <w:t>o contradiz, o padr</w:t>
      </w:r>
      <w:r>
        <w:rPr>
          <w:lang w:val="en-US"/>
        </w:rPr>
        <w:t>ã</w:t>
      </w:r>
      <w:r>
        <w:t>o: o benef</w:t>
      </w:r>
      <w:r>
        <w:rPr>
          <w:lang w:val="en-US"/>
        </w:rPr>
        <w:t>í</w:t>
      </w:r>
      <w:r>
        <w:rPr>
          <w:lang w:val="es-ES_tradnl"/>
        </w:rPr>
        <w:t xml:space="preserve">cio parece condicionado </w:t>
      </w:r>
      <w:r>
        <w:rPr>
          <w:lang w:val="en-US"/>
        </w:rPr>
        <w:t xml:space="preserve">à </w:t>
      </w:r>
      <w:r>
        <w:t>qualidade do cuidado de compara</w:t>
      </w:r>
      <w:r>
        <w:rPr>
          <w:lang w:val="en-US"/>
        </w:rPr>
        <w:t>çã</w:t>
      </w:r>
      <w:r>
        <w:t>o, mecanismo que uma an</w:t>
      </w:r>
      <w:r>
        <w:rPr>
          <w:lang w:val="en-US"/>
        </w:rPr>
        <w:t>á</w:t>
      </w:r>
      <w:r>
        <w:t>lise de media</w:t>
      </w:r>
      <w:r>
        <w:rPr>
          <w:lang w:val="en-US"/>
        </w:rPr>
        <w:t>çã</w:t>
      </w:r>
      <w:r>
        <w:t xml:space="preserve">o do mesmo grupo atribuiu </w:t>
      </w:r>
      <w:r>
        <w:rPr>
          <w:lang w:val="en-US"/>
        </w:rPr>
        <w:t xml:space="preserve">à </w:t>
      </w:r>
      <w:r>
        <w:rPr>
          <w:lang w:val="it-IT"/>
        </w:rPr>
        <w:t>intensifica</w:t>
      </w:r>
      <w:r>
        <w:rPr>
          <w:lang w:val="en-US"/>
        </w:rPr>
        <w:t>çã</w:t>
      </w:r>
      <w:r>
        <w:t>o medicamentosa e ao uso do monitor</w:t>
      </w:r>
      <w:r>
        <w:rPr>
          <w:vertAlign w:val="superscript"/>
        </w:rPr>
        <w:t>16</w:t>
      </w:r>
      <w:r>
        <w:t>, com reflexo em desfechos duros no seguimento de cinco anos: menos eventos cardiovasculares (4,4% vs. 8,6%) e economia de US$1.900 por paciente</w:t>
      </w:r>
      <w:r>
        <w:rPr>
          <w:vertAlign w:val="superscript"/>
        </w:rPr>
        <w:t>17</w:t>
      </w:r>
      <w:r>
        <w:t>.</w:t>
      </w:r>
    </w:p>
    <w:p w14:paraId="3CCC5986" w14:textId="77777777" w:rsidR="00C6138F" w:rsidRDefault="00C6138F" w:rsidP="00C6138F">
      <w:pPr>
        <w:pStyle w:val="CorpoA"/>
        <w:spacing w:after="0" w:line="360" w:lineRule="auto"/>
        <w:ind w:firstLine="851"/>
        <w:jc w:val="both"/>
        <w:pPrChange w:id="222" w:author="Maria Cristina Almeida de Souza" w:date="2026-09-29T09:44:00Z" w16du:dateUtc="2026-09-29T12:44:00Z">
          <w:pPr>
            <w:pStyle w:val="CorpoA"/>
            <w:spacing w:after="0" w:line="360" w:lineRule="auto"/>
            <w:jc w:val="both"/>
          </w:pPr>
        </w:pPrChange>
      </w:pPr>
    </w:p>
    <w:p w14:paraId="57018CD7" w14:textId="77777777" w:rsidR="0010416E" w:rsidRDefault="00000000" w:rsidP="00C6138F">
      <w:pPr>
        <w:pStyle w:val="CorpoA"/>
        <w:spacing w:after="0" w:line="360" w:lineRule="auto"/>
      </w:pPr>
      <w:r>
        <w:rPr>
          <w:b/>
          <w:bCs/>
        </w:rPr>
        <w:t>Efetividade cl</w:t>
      </w:r>
      <w:r>
        <w:rPr>
          <w:b/>
          <w:bCs/>
          <w:lang w:val="en-US"/>
        </w:rPr>
        <w:t>í</w:t>
      </w:r>
      <w:r>
        <w:rPr>
          <w:b/>
          <w:bCs/>
        </w:rPr>
        <w:t>nica no diabetes mellitus e em multimorbidade</w:t>
      </w:r>
    </w:p>
    <w:p w14:paraId="56696972" w14:textId="77777777" w:rsidR="00E142B8" w:rsidRDefault="00000000" w:rsidP="00E142B8">
      <w:pPr>
        <w:pStyle w:val="CorpoA"/>
        <w:spacing w:after="0" w:line="360" w:lineRule="auto"/>
        <w:ind w:firstLine="993"/>
        <w:jc w:val="both"/>
        <w:rPr>
          <w:ins w:id="223" w:author="Maria Cristina Almeida de Souza" w:date="2026-09-29T09:45:00Z" w16du:dateUtc="2026-09-29T12:45:00Z"/>
        </w:rPr>
      </w:pPr>
      <w:r>
        <w:t xml:space="preserve">O quadro </w:t>
      </w:r>
      <w:r>
        <w:rPr>
          <w:lang w:val="en-US"/>
        </w:rPr>
        <w:t xml:space="preserve">é </w:t>
      </w:r>
      <w:r>
        <w:t>mais inconsistente para o DM tipo 2. Um ensaio randomizado americano n</w:t>
      </w:r>
      <w:r>
        <w:rPr>
          <w:lang w:val="en-US"/>
        </w:rPr>
        <w:t>ã</w:t>
      </w:r>
      <w:r>
        <w:t>o encontrou diferen</w:t>
      </w:r>
      <w:r>
        <w:rPr>
          <w:lang w:val="en-US"/>
        </w:rPr>
        <w:t>ç</w:t>
      </w:r>
      <w:r>
        <w:t>a significativa em HbA1c ou PAS ap</w:t>
      </w:r>
      <w:r>
        <w:rPr>
          <w:lang w:val="en-US"/>
        </w:rPr>
        <w:t>ó</w:t>
      </w:r>
      <w:r>
        <w:t>s 12 semanas de telemonitoramento domiciliar em compara</w:t>
      </w:r>
      <w:r>
        <w:rPr>
          <w:lang w:val="en-US"/>
        </w:rPr>
        <w:t>çã</w:t>
      </w:r>
      <w:r>
        <w:t>o ao cuidado usual</w:t>
      </w:r>
      <w:r>
        <w:rPr>
          <w:vertAlign w:val="superscript"/>
        </w:rPr>
        <w:t>7</w:t>
      </w:r>
      <w:r>
        <w:t>, resultado nulo repetido em um ensaio por conglomerados na Mal</w:t>
      </w:r>
      <w:r>
        <w:rPr>
          <w:lang w:val="en-US"/>
        </w:rPr>
        <w:t>á</w:t>
      </w:r>
      <w:r>
        <w:t>sia (n=240)</w:t>
      </w:r>
      <w:r>
        <w:rPr>
          <w:vertAlign w:val="superscript"/>
        </w:rPr>
        <w:t>18</w:t>
      </w:r>
      <w:r>
        <w:t xml:space="preserve"> e em um ensaio finland</w:t>
      </w:r>
      <w:r>
        <w:rPr>
          <w:lang w:val="en-US"/>
        </w:rPr>
        <w:t>ê</w:t>
      </w:r>
      <w:r>
        <w:t>s combinando telemonitoramento a coaching por telefone</w:t>
      </w:r>
      <w:r>
        <w:rPr>
          <w:vertAlign w:val="superscript"/>
        </w:rPr>
        <w:t>8</w:t>
      </w:r>
      <w:r>
        <w:t xml:space="preserve">. </w:t>
      </w:r>
    </w:p>
    <w:p w14:paraId="7184FDE7" w14:textId="06BE87B9" w:rsidR="0010416E" w:rsidRDefault="00000000" w:rsidP="00E142B8">
      <w:pPr>
        <w:pStyle w:val="CorpoA"/>
        <w:spacing w:after="0" w:line="360" w:lineRule="auto"/>
        <w:ind w:firstLine="993"/>
        <w:jc w:val="both"/>
        <w:rPr>
          <w:ins w:id="224" w:author="Maria Cristina Almeida de Souza" w:date="2026-09-29T09:45:00Z" w16du:dateUtc="2026-09-29T12:45:00Z"/>
        </w:rPr>
      </w:pPr>
      <w:r>
        <w:t>A exce</w:t>
      </w:r>
      <w:r>
        <w:rPr>
          <w:lang w:val="en-US"/>
        </w:rPr>
        <w:t>çã</w:t>
      </w:r>
      <w:r>
        <w:t>o vem de um desenho mais fr</w:t>
      </w:r>
      <w:r>
        <w:rPr>
          <w:lang w:val="en-US"/>
        </w:rPr>
        <w:t>á</w:t>
      </w:r>
      <w:r>
        <w:t>gil: um observacional pr</w:t>
      </w:r>
      <w:r>
        <w:rPr>
          <w:lang w:val="en-US"/>
        </w:rPr>
        <w:t>é</w:t>
      </w:r>
      <w:r>
        <w:t>-p</w:t>
      </w:r>
      <w:r>
        <w:rPr>
          <w:lang w:val="en-US"/>
        </w:rPr>
        <w:t>ó</w:t>
      </w:r>
      <w:r>
        <w:t>s em Utah relatou redu</w:t>
      </w:r>
      <w:r>
        <w:rPr>
          <w:lang w:val="en-US"/>
        </w:rPr>
        <w:t>çã</w:t>
      </w:r>
      <w:r>
        <w:t>o da HbA1c (9,73%</w:t>
      </w:r>
      <w:r>
        <w:rPr>
          <w:lang w:val="en-US"/>
        </w:rPr>
        <w:t>→</w:t>
      </w:r>
      <w:r>
        <w:t>7,81%) e da PAS (130,7</w:t>
      </w:r>
      <w:r>
        <w:rPr>
          <w:lang w:val="en-US"/>
        </w:rPr>
        <w:t>→</w:t>
      </w:r>
      <w:r>
        <w:t xml:space="preserve">122,9 mmHg) com suporte multiprofissional </w:t>
      </w:r>
      <w:r>
        <w:rPr>
          <w:lang w:val="en-US"/>
        </w:rPr>
        <w:t xml:space="preserve">— </w:t>
      </w:r>
      <w:r>
        <w:t>sem grupo controle, sugerindo que o ganho pode refletir mais o suporte do que o telemonitoramento em si</w:t>
      </w:r>
      <w:r>
        <w:rPr>
          <w:vertAlign w:val="superscript"/>
        </w:rPr>
        <w:t>19</w:t>
      </w:r>
      <w:r>
        <w:t>. Em idosos com multimorbidade, um ensaio franc</w:t>
      </w:r>
      <w:r>
        <w:rPr>
          <w:lang w:val="en-US"/>
        </w:rPr>
        <w:t>ê</w:t>
      </w:r>
      <w:r>
        <w:t>s (n=534) mostrou que o telemonitoramento combinado a sensores biom</w:t>
      </w:r>
      <w:r>
        <w:rPr>
          <w:lang w:val="en-US"/>
        </w:rPr>
        <w:t>é</w:t>
      </w:r>
      <w:r>
        <w:t>tricos reduziu as reinterna</w:t>
      </w:r>
      <w:r>
        <w:rPr>
          <w:lang w:val="en-US"/>
        </w:rPr>
        <w:t>çõ</w:t>
      </w:r>
      <w:r>
        <w:rPr>
          <w:lang w:val="fr-FR"/>
        </w:rPr>
        <w:t>es n</w:t>
      </w:r>
      <w:r>
        <w:rPr>
          <w:lang w:val="en-US"/>
        </w:rPr>
        <w:t>ã</w:t>
      </w:r>
      <w:r>
        <w:t>o planejadas em 12 meses (RR 0,72; IC95% 0,51</w:t>
      </w:r>
      <w:r>
        <w:rPr>
          <w:lang w:val="en-US"/>
        </w:rPr>
        <w:t>–</w:t>
      </w:r>
      <w:r>
        <w:t>0,94)</w:t>
      </w:r>
      <w:r>
        <w:rPr>
          <w:vertAlign w:val="superscript"/>
        </w:rPr>
        <w:t>20</w:t>
      </w:r>
      <w:r>
        <w:t>.</w:t>
      </w:r>
    </w:p>
    <w:p w14:paraId="493C1449" w14:textId="77777777" w:rsidR="00E142B8" w:rsidRDefault="00E142B8" w:rsidP="00E142B8">
      <w:pPr>
        <w:pStyle w:val="CorpoA"/>
        <w:spacing w:after="0" w:line="360" w:lineRule="auto"/>
        <w:ind w:firstLine="993"/>
        <w:jc w:val="both"/>
        <w:pPrChange w:id="225" w:author="Maria Cristina Almeida de Souza" w:date="2026-09-29T09:45:00Z" w16du:dateUtc="2026-09-29T12:45:00Z">
          <w:pPr>
            <w:pStyle w:val="CorpoA"/>
            <w:spacing w:after="0" w:line="360" w:lineRule="auto"/>
            <w:jc w:val="both"/>
          </w:pPr>
        </w:pPrChange>
      </w:pPr>
    </w:p>
    <w:p w14:paraId="160D730B" w14:textId="77777777" w:rsidR="0010416E" w:rsidRDefault="00000000" w:rsidP="00C6138F">
      <w:pPr>
        <w:pStyle w:val="CorpoA"/>
        <w:spacing w:after="0" w:line="360" w:lineRule="auto"/>
      </w:pPr>
      <w:r>
        <w:rPr>
          <w:b/>
          <w:bCs/>
        </w:rPr>
        <w:t>Evid</w:t>
      </w:r>
      <w:r>
        <w:rPr>
          <w:b/>
          <w:bCs/>
          <w:lang w:val="en-US"/>
        </w:rPr>
        <w:t>ê</w:t>
      </w:r>
      <w:r>
        <w:rPr>
          <w:b/>
          <w:bCs/>
        </w:rPr>
        <w:t>ncia brasileira e latino-americana</w:t>
      </w:r>
    </w:p>
    <w:p w14:paraId="25439BF5" w14:textId="77777777" w:rsidR="00E142B8" w:rsidRDefault="00000000" w:rsidP="00E142B8">
      <w:pPr>
        <w:pStyle w:val="CorpoA"/>
        <w:spacing w:after="0" w:line="360" w:lineRule="auto"/>
        <w:ind w:firstLine="851"/>
        <w:jc w:val="both"/>
        <w:rPr>
          <w:ins w:id="226" w:author="Maria Cristina Almeida de Souza" w:date="2026-09-29T09:46:00Z" w16du:dateUtc="2026-09-29T12:46:00Z"/>
        </w:rPr>
      </w:pPr>
      <w:r>
        <w:t>A literatura brasileira, ainda incipiente, soma seis estudos</w:t>
      </w:r>
      <w:ins w:id="227" w:author="Maria Cristina Almeida de Souza" w:date="2026-09-29T09:45:00Z" w16du:dateUtc="2026-09-29T12:45:00Z">
        <w:r w:rsidR="00E142B8">
          <w:t>:</w:t>
        </w:r>
      </w:ins>
      <w:del w:id="228" w:author="Maria Cristina Almeida de Souza" w:date="2026-09-29T09:46:00Z" w16du:dateUtc="2026-09-29T12:46:00Z">
        <w:r w:rsidDel="00E142B8">
          <w:delText xml:space="preserve"> </w:delText>
        </w:r>
        <w:r w:rsidDel="00E142B8">
          <w:rPr>
            <w:lang w:val="en-US"/>
          </w:rPr>
          <w:delText>—</w:delText>
        </w:r>
      </w:del>
      <w:r>
        <w:rPr>
          <w:lang w:val="en-US"/>
        </w:rPr>
        <w:t xml:space="preserve"> </w:t>
      </w:r>
      <w:r>
        <w:t>tr</w:t>
      </w:r>
      <w:r>
        <w:rPr>
          <w:lang w:val="en-US"/>
        </w:rPr>
        <w:t>ê</w:t>
      </w:r>
      <w:r>
        <w:t>s deles no Paran</w:t>
      </w:r>
      <w:r>
        <w:rPr>
          <w:lang w:val="en-US"/>
        </w:rPr>
        <w:t>á</w:t>
      </w:r>
      <w:r>
        <w:t>. Enfermeiras de oito munic</w:t>
      </w:r>
      <w:r>
        <w:rPr>
          <w:lang w:val="en-US"/>
        </w:rPr>
        <w:t>í</w:t>
      </w:r>
      <w:r>
        <w:t>pios relataram que o telemonitoramento de HAS e DM favorece o conhecimento do usu</w:t>
      </w:r>
      <w:r>
        <w:rPr>
          <w:lang w:val="en-US"/>
        </w:rPr>
        <w:t>á</w:t>
      </w:r>
      <w:r>
        <w:t>rio sobre sua condi</w:t>
      </w:r>
      <w:r>
        <w:rPr>
          <w:lang w:val="en-US"/>
        </w:rPr>
        <w:t>çã</w:t>
      </w:r>
      <w:r>
        <w:t>o, fortalece o v</w:t>
      </w:r>
      <w:r>
        <w:rPr>
          <w:lang w:val="en-US"/>
        </w:rPr>
        <w:t>í</w:t>
      </w:r>
      <w:r>
        <w:t>nculo com a equipe e amplia a produtividade profissional. Tamb</w:t>
      </w:r>
      <w:r>
        <w:rPr>
          <w:lang w:val="en-US"/>
        </w:rPr>
        <w:t>é</w:t>
      </w:r>
      <w:r>
        <w:t xml:space="preserve">m apontaram </w:t>
      </w:r>
      <w:ins w:id="229" w:author="Maria Cristina Almeida de Souza" w:date="2026-09-29T09:46:00Z" w16du:dateUtc="2026-09-29T12:46:00Z">
        <w:r w:rsidR="00E142B8">
          <w:t xml:space="preserve">como </w:t>
        </w:r>
      </w:ins>
      <w:r>
        <w:t xml:space="preserve">barreiras </w:t>
      </w:r>
      <w:r>
        <w:lastRenderedPageBreak/>
        <w:t>concretas: falta de recursos eletr</w:t>
      </w:r>
      <w:r>
        <w:rPr>
          <w:lang w:val="en-US"/>
        </w:rPr>
        <w:t>ô</w:t>
      </w:r>
      <w:r>
        <w:t>nicos e equipamentos, alta rotatividade de pessoal, baixa ades</w:t>
      </w:r>
      <w:r>
        <w:rPr>
          <w:lang w:val="en-US"/>
        </w:rPr>
        <w:t>ã</w:t>
      </w:r>
      <w:r>
        <w:t>o dos usu</w:t>
      </w:r>
      <w:r>
        <w:rPr>
          <w:lang w:val="en-US"/>
        </w:rPr>
        <w:t>á</w:t>
      </w:r>
      <w:r>
        <w:t>rios, tempo profissional escasso</w:t>
      </w:r>
      <w:r>
        <w:rPr>
          <w:vertAlign w:val="superscript"/>
        </w:rPr>
        <w:t>21</w:t>
      </w:r>
      <w:r>
        <w:t xml:space="preserve">. </w:t>
      </w:r>
    </w:p>
    <w:p w14:paraId="2F058DD5" w14:textId="77777777" w:rsidR="00E142B8" w:rsidRDefault="00000000" w:rsidP="00E142B8">
      <w:pPr>
        <w:pStyle w:val="CorpoA"/>
        <w:spacing w:after="0" w:line="360" w:lineRule="auto"/>
        <w:ind w:firstLine="851"/>
        <w:jc w:val="both"/>
        <w:rPr>
          <w:ins w:id="230" w:author="Maria Cristina Almeida de Souza" w:date="2026-09-29T09:46:00Z" w16du:dateUtc="2026-09-29T12:46:00Z"/>
        </w:rPr>
      </w:pPr>
      <w:r>
        <w:t>Um segundo estudo, com interven</w:t>
      </w:r>
      <w:r>
        <w:rPr>
          <w:lang w:val="en-US"/>
        </w:rPr>
        <w:t>çã</w:t>
      </w:r>
      <w:r>
        <w:t>o educativa remota por telefone para letramento em sa</w:t>
      </w:r>
      <w:r>
        <w:rPr>
          <w:lang w:val="en-US"/>
        </w:rPr>
        <w:t>ú</w:t>
      </w:r>
      <w:r>
        <w:t>de de hipertensos, encontrou aumento do conhecimento sobre a doen</w:t>
      </w:r>
      <w:r>
        <w:rPr>
          <w:lang w:val="en-US"/>
        </w:rPr>
        <w:t>ç</w:t>
      </w:r>
      <w:r>
        <w:t>a e de comportamentos de ades</w:t>
      </w:r>
      <w:r>
        <w:rPr>
          <w:lang w:val="en-US"/>
        </w:rPr>
        <w:t>ã</w:t>
      </w:r>
      <w:r>
        <w:rPr>
          <w:lang w:val="it-IT"/>
        </w:rPr>
        <w:t xml:space="preserve">o. </w:t>
      </w:r>
      <w:r>
        <w:rPr>
          <w:lang w:val="en-US"/>
        </w:rPr>
        <w:t xml:space="preserve">É </w:t>
      </w:r>
      <w:r>
        <w:t>ind</w:t>
      </w:r>
      <w:r>
        <w:rPr>
          <w:lang w:val="en-US"/>
        </w:rPr>
        <w:t>í</w:t>
      </w:r>
      <w:r>
        <w:t>cio indireto, mas coerente com o padr</w:t>
      </w:r>
      <w:r>
        <w:rPr>
          <w:lang w:val="en-US"/>
        </w:rPr>
        <w:t>ã</w:t>
      </w:r>
      <w:r>
        <w:t>o j</w:t>
      </w:r>
      <w:r>
        <w:rPr>
          <w:lang w:val="en-US"/>
        </w:rPr>
        <w:t xml:space="preserve">á </w:t>
      </w:r>
      <w:r>
        <w:t>observado para hipertens</w:t>
      </w:r>
      <w:r>
        <w:rPr>
          <w:lang w:val="en-US"/>
        </w:rPr>
        <w:t>ã</w:t>
      </w:r>
      <w:r>
        <w:t>o: o telemonitoramento tende a funcionar quando embutido em um processo educativo ativo, n</w:t>
      </w:r>
      <w:r>
        <w:rPr>
          <w:lang w:val="en-US"/>
        </w:rPr>
        <w:t>ã</w:t>
      </w:r>
      <w:r>
        <w:t>o como dispositivo isolado</w:t>
      </w:r>
      <w:r>
        <w:rPr>
          <w:vertAlign w:val="superscript"/>
        </w:rPr>
        <w:t>22</w:t>
      </w:r>
      <w:r>
        <w:t>. Um terceiro estudo, transversal, com 65 enfermeiras da 15</w:t>
      </w:r>
      <w:r>
        <w:rPr>
          <w:lang w:val="en-US"/>
        </w:rPr>
        <w:t xml:space="preserve">ª </w:t>
      </w:r>
      <w:r>
        <w:t>Regional de Sa</w:t>
      </w:r>
      <w:r>
        <w:rPr>
          <w:lang w:val="en-US"/>
        </w:rPr>
        <w:t>ú</w:t>
      </w:r>
      <w:r>
        <w:t>de do Paran</w:t>
      </w:r>
      <w:r>
        <w:rPr>
          <w:lang w:val="en-US"/>
        </w:rPr>
        <w:t>á</w:t>
      </w:r>
      <w:ins w:id="231" w:author="Maria Cristina Almeida de Souza" w:date="2026-09-29T09:46:00Z" w16du:dateUtc="2026-09-29T12:46:00Z">
        <w:r w:rsidR="00E142B8">
          <w:rPr>
            <w:lang w:val="en-US"/>
          </w:rPr>
          <w:t xml:space="preserve"> (ano)</w:t>
        </w:r>
      </w:ins>
      <w:r>
        <w:t>, encontrou maior disposi</w:t>
      </w:r>
      <w:r>
        <w:rPr>
          <w:lang w:val="en-US"/>
        </w:rPr>
        <w:t>çã</w:t>
      </w:r>
      <w:r>
        <w:t>o para usar o telemonitoramento entre as capacitadas previamente. Falta de treinamento e de equipamentos apareceram, de novo, como as barreiras que podem inviabilizar a ado</w:t>
      </w:r>
      <w:r>
        <w:rPr>
          <w:lang w:val="en-US"/>
        </w:rPr>
        <w:t>çã</w:t>
      </w:r>
      <w:r>
        <w:t>o</w:t>
      </w:r>
      <w:ins w:id="232" w:author="Maria Cristina Almeida de Souza" w:date="2026-09-29T09:46:00Z" w16du:dateUtc="2026-09-29T12:46:00Z">
        <w:r w:rsidR="00E142B8">
          <w:t>-</w:t>
        </w:r>
      </w:ins>
      <w:del w:id="233" w:author="Maria Cristina Almeida de Souza" w:date="2026-09-29T09:46:00Z" w16du:dateUtc="2026-09-29T12:46:00Z">
        <w:r w:rsidDel="00E142B8">
          <w:delText xml:space="preserve"> </w:delText>
        </w:r>
        <w:r w:rsidDel="00E142B8">
          <w:rPr>
            <w:lang w:val="en-US"/>
          </w:rPr>
          <w:delText>—</w:delText>
        </w:r>
      </w:del>
      <w:r>
        <w:rPr>
          <w:lang w:val="en-US"/>
        </w:rPr>
        <w:t xml:space="preserve"> </w:t>
      </w:r>
      <w:r>
        <w:t>o mesmo achado do primeiro estudo brasileiro</w:t>
      </w:r>
      <w:r>
        <w:rPr>
          <w:vertAlign w:val="superscript"/>
        </w:rPr>
        <w:t>23</w:t>
      </w:r>
      <w:r>
        <w:t xml:space="preserve">. O maior estudo brasileiro </w:t>
      </w:r>
      <w:r>
        <w:rPr>
          <w:lang w:val="en-US"/>
        </w:rPr>
        <w:t xml:space="preserve">é </w:t>
      </w:r>
      <w:r>
        <w:t>outro, por</w:t>
      </w:r>
      <w:r>
        <w:rPr>
          <w:lang w:val="en-US"/>
        </w:rPr>
        <w:t>é</w:t>
      </w:r>
      <w:r>
        <w:t xml:space="preserve">m: um transversal com 6.731 hipertensos avaliados pela plataforma </w:t>
      </w:r>
      <w:r w:rsidRPr="00E142B8">
        <w:rPr>
          <w:highlight w:val="yellow"/>
          <w:rPrChange w:id="234" w:author="Maria Cristina Almeida de Souza" w:date="2026-09-29T09:47:00Z" w16du:dateUtc="2026-09-29T12:47:00Z">
            <w:rPr/>
          </w:rPrChange>
        </w:rPr>
        <w:t>TeleMRPA</w:t>
      </w:r>
      <w:r>
        <w:t>, que mostrou preval</w:t>
      </w:r>
      <w:r>
        <w:rPr>
          <w:lang w:val="en-US"/>
        </w:rPr>
        <w:t>ê</w:t>
      </w:r>
      <w:r>
        <w:t>ncias relevantes de hipertens</w:t>
      </w:r>
      <w:r>
        <w:rPr>
          <w:lang w:val="en-US"/>
        </w:rPr>
        <w:t>ã</w:t>
      </w:r>
      <w:r>
        <w:t>o do avental branco e mascarada n</w:t>
      </w:r>
      <w:r>
        <w:rPr>
          <w:lang w:val="en-US"/>
        </w:rPr>
        <w:t>ã</w:t>
      </w:r>
      <w:r>
        <w:t>o controladas ao comparar press</w:t>
      </w:r>
      <w:r>
        <w:rPr>
          <w:lang w:val="en-US"/>
        </w:rPr>
        <w:t>ã</w:t>
      </w:r>
      <w:r>
        <w:t>o de consult</w:t>
      </w:r>
      <w:r>
        <w:rPr>
          <w:lang w:val="en-US"/>
        </w:rPr>
        <w:t>ó</w:t>
      </w:r>
      <w:r>
        <w:t>rio e medida residencial por telemonitoramento.</w:t>
      </w:r>
    </w:p>
    <w:p w14:paraId="1D0324AC" w14:textId="3B61B911" w:rsidR="0010416E" w:rsidRDefault="00000000" w:rsidP="00E142B8">
      <w:pPr>
        <w:pStyle w:val="CorpoA"/>
        <w:spacing w:after="0" w:line="360" w:lineRule="auto"/>
        <w:ind w:firstLine="851"/>
        <w:jc w:val="both"/>
        <w:pPrChange w:id="235" w:author="Maria Cristina Almeida de Souza" w:date="2026-09-29T09:45:00Z" w16du:dateUtc="2026-09-29T12:45:00Z">
          <w:pPr>
            <w:pStyle w:val="CorpoA"/>
            <w:spacing w:after="0" w:line="360" w:lineRule="auto"/>
            <w:jc w:val="both"/>
          </w:pPr>
        </w:pPrChange>
      </w:pPr>
      <w:r>
        <w:t xml:space="preserve"> A tecnologia j</w:t>
      </w:r>
      <w:r>
        <w:rPr>
          <w:lang w:val="en-US"/>
        </w:rPr>
        <w:t xml:space="preserve">á </w:t>
      </w:r>
      <w:r>
        <w:t>opera em escala real no Brasil, mesmo fora do escopo espec</w:t>
      </w:r>
      <w:r>
        <w:rPr>
          <w:lang w:val="en-US"/>
        </w:rPr>
        <w:t>í</w:t>
      </w:r>
      <w:r>
        <w:t>fico da APS</w:t>
      </w:r>
      <w:r>
        <w:rPr>
          <w:vertAlign w:val="superscript"/>
        </w:rPr>
        <w:t>24</w:t>
      </w:r>
      <w:r>
        <w:t>. H</w:t>
      </w:r>
      <w:r>
        <w:rPr>
          <w:lang w:val="en-US"/>
        </w:rPr>
        <w:t xml:space="preserve">á </w:t>
      </w:r>
      <w:r>
        <w:t>ainda um estudo de viabilidade da monitoriza</w:t>
      </w:r>
      <w:r>
        <w:rPr>
          <w:lang w:val="en-US"/>
        </w:rPr>
        <w:t>çã</w:t>
      </w:r>
      <w:r>
        <w:t>o domiciliar da PA em 134 pacientes da APS baiana, com preval</w:t>
      </w:r>
      <w:r>
        <w:rPr>
          <w:lang w:val="en-US"/>
        </w:rPr>
        <w:t>ê</w:t>
      </w:r>
      <w:r>
        <w:t>ncia relevante de hipertens</w:t>
      </w:r>
      <w:r>
        <w:rPr>
          <w:lang w:val="en-US"/>
        </w:rPr>
        <w:t>ã</w:t>
      </w:r>
      <w:r>
        <w:t>o do jaleco branco</w:t>
      </w:r>
      <w:r>
        <w:rPr>
          <w:vertAlign w:val="superscript"/>
        </w:rPr>
        <w:t>25</w:t>
      </w:r>
      <w:r>
        <w:t>, e um ensaio piloto randomizado em Belo Horizonte, 15 telemonitorados contra 13 em seguimento tradicional, que encontrou redu</w:t>
      </w:r>
      <w:r>
        <w:rPr>
          <w:lang w:val="en-US"/>
        </w:rPr>
        <w:t>çã</w:t>
      </w:r>
      <w:r>
        <w:t>o significativa de HbA1c apenas no grupo telemonitorado</w:t>
      </w:r>
      <w:r>
        <w:rPr>
          <w:vertAlign w:val="superscript"/>
        </w:rPr>
        <w:t>26</w:t>
      </w:r>
      <w:r>
        <w:t>.</w:t>
      </w:r>
    </w:p>
    <w:p w14:paraId="1CA28C64" w14:textId="77777777" w:rsidR="0010416E" w:rsidRDefault="00000000" w:rsidP="00E142B8">
      <w:pPr>
        <w:pStyle w:val="CorpoA"/>
        <w:spacing w:after="0" w:line="360" w:lineRule="auto"/>
        <w:ind w:firstLine="851"/>
        <w:jc w:val="both"/>
        <w:rPr>
          <w:ins w:id="236" w:author="Maria Cristina Almeida de Souza" w:date="2026-09-29T09:47:00Z" w16du:dateUtc="2026-09-29T12:47:00Z"/>
        </w:rPr>
      </w:pPr>
      <w:r>
        <w:t>Fora do Brasil, mas ainda na Am</w:t>
      </w:r>
      <w:r>
        <w:rPr>
          <w:lang w:val="en-US"/>
        </w:rPr>
        <w:t>é</w:t>
      </w:r>
      <w:r>
        <w:t>rica Latina, um estudo colombiano descreveu a telessa</w:t>
      </w:r>
      <w:r>
        <w:rPr>
          <w:lang w:val="en-US"/>
        </w:rPr>
        <w:t>ú</w:t>
      </w:r>
      <w:r>
        <w:rPr>
          <w:lang w:val="es-ES_tradnl"/>
        </w:rPr>
        <w:t>de como estrat</w:t>
      </w:r>
      <w:r>
        <w:rPr>
          <w:lang w:val="en-US"/>
        </w:rPr>
        <w:t>é</w:t>
      </w:r>
      <w:r>
        <w:t>gia custo-efetiva para DM2 na aten</w:t>
      </w:r>
      <w:r>
        <w:rPr>
          <w:lang w:val="en-US"/>
        </w:rPr>
        <w:t>çã</w:t>
      </w:r>
      <w:r>
        <w:t>o prim</w:t>
      </w:r>
      <w:r>
        <w:rPr>
          <w:lang w:val="en-US"/>
        </w:rPr>
        <w:t>á</w:t>
      </w:r>
      <w:r>
        <w:t>ria</w:t>
      </w:r>
      <w:r>
        <w:rPr>
          <w:vertAlign w:val="superscript"/>
        </w:rPr>
        <w:t>27</w:t>
      </w:r>
      <w:r>
        <w:t xml:space="preserve">; um piloto chileno, o COSMOS, integrou </w:t>
      </w:r>
      <w:r w:rsidRPr="00E142B8">
        <w:rPr>
          <w:highlight w:val="yellow"/>
          <w:rPrChange w:id="237" w:author="Maria Cristina Almeida de Souza" w:date="2026-09-29T09:47:00Z" w16du:dateUtc="2026-09-29T12:47:00Z">
            <w:rPr/>
          </w:rPrChange>
        </w:rPr>
        <w:t>SMS</w:t>
      </w:r>
      <w:r>
        <w:t xml:space="preserve"> e voz automatizada ao cuidado presencial de diab</w:t>
      </w:r>
      <w:r>
        <w:rPr>
          <w:lang w:val="en-US"/>
        </w:rPr>
        <w:t>é</w:t>
      </w:r>
      <w:r>
        <w:t>ticos na APS</w:t>
      </w:r>
      <w:r>
        <w:rPr>
          <w:vertAlign w:val="superscript"/>
        </w:rPr>
        <w:t>28</w:t>
      </w:r>
      <w:r>
        <w:t>.</w:t>
      </w:r>
    </w:p>
    <w:p w14:paraId="446A24AF" w14:textId="77777777" w:rsidR="00E142B8" w:rsidRDefault="00E142B8" w:rsidP="00E142B8">
      <w:pPr>
        <w:pStyle w:val="CorpoA"/>
        <w:spacing w:after="0" w:line="360" w:lineRule="auto"/>
        <w:ind w:firstLine="851"/>
        <w:jc w:val="both"/>
        <w:pPrChange w:id="238" w:author="Maria Cristina Almeida de Souza" w:date="2026-09-29T09:47:00Z" w16du:dateUtc="2026-09-29T12:47:00Z">
          <w:pPr>
            <w:pStyle w:val="CorpoA"/>
            <w:spacing w:after="0" w:line="360" w:lineRule="auto"/>
            <w:jc w:val="both"/>
          </w:pPr>
        </w:pPrChange>
      </w:pPr>
    </w:p>
    <w:p w14:paraId="22F08AC2" w14:textId="77777777" w:rsidR="0010416E" w:rsidRDefault="00000000" w:rsidP="00C6138F">
      <w:pPr>
        <w:pStyle w:val="CorpoA"/>
        <w:spacing w:after="0" w:line="360" w:lineRule="auto"/>
      </w:pPr>
      <w:r>
        <w:rPr>
          <w:b/>
          <w:bCs/>
        </w:rPr>
        <w:t>Aceitabilidade, custos e implementa</w:t>
      </w:r>
      <w:r>
        <w:rPr>
          <w:b/>
          <w:bCs/>
          <w:lang w:val="en-US"/>
        </w:rPr>
        <w:t>çã</w:t>
      </w:r>
      <w:r>
        <w:rPr>
          <w:b/>
          <w:bCs/>
        </w:rPr>
        <w:t>o</w:t>
      </w:r>
    </w:p>
    <w:p w14:paraId="6B2CF666" w14:textId="77777777" w:rsidR="00E142B8" w:rsidRDefault="00000000" w:rsidP="00E142B8">
      <w:pPr>
        <w:pStyle w:val="CorpoA"/>
        <w:spacing w:after="0" w:line="360" w:lineRule="auto"/>
        <w:ind w:firstLine="851"/>
        <w:jc w:val="both"/>
        <w:rPr>
          <w:ins w:id="239" w:author="Maria Cristina Almeida de Souza" w:date="2026-09-29T09:47:00Z" w16du:dateUtc="2026-09-29T12:47:00Z"/>
          <w:highlight w:val="yellow"/>
        </w:rPr>
      </w:pPr>
      <w:r>
        <w:t>A aceitabilidade da tecnologia mostrou-se igualmente condicionada, agora pelo contexto social. Um estudo esloveno em idosos com HAS e DM (n=55; n=29 em entrevistas) relatou pontua</w:t>
      </w:r>
      <w:r>
        <w:rPr>
          <w:lang w:val="en-US"/>
        </w:rPr>
        <w:t>çã</w:t>
      </w:r>
      <w:r>
        <w:t>o geral de 4,4 em 5, mas menor aceitabilidade entre participantes rurais, que percebiam o treinamento inicial como mais oneroso</w:t>
      </w:r>
      <w:r>
        <w:rPr>
          <w:vertAlign w:val="superscript"/>
        </w:rPr>
        <w:t>29</w:t>
      </w:r>
      <w:r>
        <w:t>. Achado espelhado por um estudo qualitativo escoc</w:t>
      </w:r>
      <w:r>
        <w:rPr>
          <w:lang w:val="en-US"/>
        </w:rPr>
        <w:t>ê</w:t>
      </w:r>
      <w:r>
        <w:t xml:space="preserve">s na pandemia de covid-19, que </w:t>
      </w:r>
      <w:r>
        <w:lastRenderedPageBreak/>
        <w:t>descreveu o telemonitoramento como facilitador do acesso remoto. S</w:t>
      </w:r>
      <w:r>
        <w:rPr>
          <w:lang w:val="en-US"/>
        </w:rPr>
        <w:t xml:space="preserve">ó </w:t>
      </w:r>
      <w:r>
        <w:t>que apenas usu</w:t>
      </w:r>
      <w:r>
        <w:rPr>
          <w:lang w:val="en-US"/>
        </w:rPr>
        <w:t>á</w:t>
      </w:r>
      <w:r>
        <w:t>rios com acesso pr</w:t>
      </w:r>
      <w:r>
        <w:rPr>
          <w:lang w:val="en-US"/>
        </w:rPr>
        <w:t>é</w:t>
      </w:r>
      <w:r>
        <w:t xml:space="preserve">vio </w:t>
      </w:r>
      <w:r>
        <w:rPr>
          <w:lang w:val="en-US"/>
        </w:rPr>
        <w:t xml:space="preserve">à </w:t>
      </w:r>
      <w:r>
        <w:t xml:space="preserve">tecnologia se </w:t>
      </w:r>
      <w:r w:rsidRPr="00E142B8">
        <w:rPr>
          <w:highlight w:val="yellow"/>
          <w:rPrChange w:id="240" w:author="Maria Cristina Almeida de Souza" w:date="2026-09-29T09:47:00Z" w16du:dateUtc="2026-09-29T12:47:00Z">
            <w:rPr/>
          </w:rPrChange>
        </w:rPr>
        <w:t>beneficiaram</w:t>
      </w:r>
      <w:r w:rsidRPr="00E142B8">
        <w:rPr>
          <w:highlight w:val="yellow"/>
          <w:vertAlign w:val="superscript"/>
          <w:rPrChange w:id="241" w:author="Maria Cristina Almeida de Souza" w:date="2026-09-29T09:47:00Z" w16du:dateUtc="2026-09-29T12:47:00Z">
            <w:rPr>
              <w:vertAlign w:val="superscript"/>
            </w:rPr>
          </w:rPrChange>
        </w:rPr>
        <w:t>30</w:t>
      </w:r>
      <w:r w:rsidRPr="00E142B8">
        <w:rPr>
          <w:highlight w:val="yellow"/>
          <w:rPrChange w:id="242" w:author="Maria Cristina Almeida de Souza" w:date="2026-09-29T09:47:00Z" w16du:dateUtc="2026-09-29T12:47:00Z">
            <w:rPr/>
          </w:rPrChange>
        </w:rPr>
        <w:t xml:space="preserve">. </w:t>
      </w:r>
    </w:p>
    <w:p w14:paraId="0107F153" w14:textId="68E9C4BA" w:rsidR="0010416E" w:rsidRDefault="00000000" w:rsidP="00E142B8">
      <w:pPr>
        <w:pStyle w:val="CorpoA"/>
        <w:spacing w:after="0" w:line="360" w:lineRule="auto"/>
        <w:ind w:firstLine="851"/>
        <w:jc w:val="both"/>
        <w:rPr>
          <w:ins w:id="243" w:author="Maria Cristina Almeida de Souza" w:date="2026-09-29T09:48:00Z" w16du:dateUtc="2026-09-29T12:48:00Z"/>
        </w:rPr>
      </w:pPr>
      <w:commentRangeStart w:id="244"/>
      <w:commentRangeStart w:id="245"/>
      <w:r w:rsidRPr="00E142B8">
        <w:rPr>
          <w:highlight w:val="yellow"/>
          <w:rPrChange w:id="246" w:author="Maria Cristina Almeida de Souza" w:date="2026-09-29T09:47:00Z" w16du:dateUtc="2026-09-29T12:47:00Z">
            <w:rPr/>
          </w:rPrChange>
        </w:rPr>
        <w:t>Rural,</w:t>
      </w:r>
      <w:r>
        <w:t xml:space="preserve"> na Eslov</w:t>
      </w:r>
      <w:r>
        <w:rPr>
          <w:lang w:val="en-US"/>
        </w:rPr>
        <w:t>ê</w:t>
      </w:r>
      <w:r>
        <w:t>nia, e digitalmente exclu</w:t>
      </w:r>
      <w:r>
        <w:rPr>
          <w:lang w:val="en-US"/>
        </w:rPr>
        <w:t>í</w:t>
      </w:r>
      <w:r>
        <w:t>do, na Esc</w:t>
      </w:r>
      <w:r>
        <w:rPr>
          <w:lang w:val="en-US"/>
        </w:rPr>
        <w:t>ó</w:t>
      </w:r>
      <w:r>
        <w:rPr>
          <w:lang w:val="es-ES_tradnl"/>
        </w:rPr>
        <w:t>cia, s</w:t>
      </w:r>
      <w:r>
        <w:rPr>
          <w:lang w:val="en-US"/>
        </w:rPr>
        <w:t>ã</w:t>
      </w:r>
      <w:r>
        <w:t>o recortes da mesma barreira: o telemonitoramento tende a beneficiar quem j</w:t>
      </w:r>
      <w:r>
        <w:rPr>
          <w:lang w:val="en-US"/>
        </w:rPr>
        <w:t xml:space="preserve">á </w:t>
      </w:r>
      <w:r>
        <w:t>tem melhor acesso, com risco de ampliar desigualdades. Um contraponto vem de um ensaio piloto americano com sobreviventes de AVC predominantemente negros e hisp</w:t>
      </w:r>
      <w:r>
        <w:rPr>
          <w:lang w:val="en-US"/>
        </w:rPr>
        <w:t>â</w:t>
      </w:r>
      <w:r>
        <w:t>nicos (n=50). Com suporte de enfermagem, infogr</w:t>
      </w:r>
      <w:r>
        <w:rPr>
          <w:lang w:val="en-US"/>
        </w:rPr>
        <w:t>á</w:t>
      </w:r>
      <w:r>
        <w:t>ficos adaptados e visitas por v</w:t>
      </w:r>
      <w:r>
        <w:rPr>
          <w:lang w:val="en-US"/>
        </w:rPr>
        <w:t>í</w:t>
      </w:r>
      <w:r>
        <w:t>deo, a PAS domiciliar caiu 16 mmHg no grupo telemonitorado, contra aumento de 3 mmHg no usual. A exclus</w:t>
      </w:r>
      <w:r>
        <w:rPr>
          <w:lang w:val="en-US"/>
        </w:rPr>
        <w:t>ã</w:t>
      </w:r>
      <w:r>
        <w:t>o digital, aqui, foi barreira de desenho. N</w:t>
      </w:r>
      <w:r>
        <w:rPr>
          <w:lang w:val="en-US"/>
        </w:rPr>
        <w:t>ã</w:t>
      </w:r>
      <w:r>
        <w:rPr>
          <w:lang w:val="it-IT"/>
        </w:rPr>
        <w:t>o destino inevit</w:t>
      </w:r>
      <w:r>
        <w:rPr>
          <w:lang w:val="en-US"/>
        </w:rPr>
        <w:t>á</w:t>
      </w:r>
      <w:r>
        <w:t>vel</w:t>
      </w:r>
      <w:r>
        <w:rPr>
          <w:vertAlign w:val="superscript"/>
        </w:rPr>
        <w:t>31</w:t>
      </w:r>
      <w:r>
        <w:t>. Do lado dos custos, o protocolo esloveno que originou os estudos de aceitabilidade previu desfechos de PAS, HbA1c, qualidade de vida e custo-efetividade</w:t>
      </w:r>
      <w:r>
        <w:rPr>
          <w:vertAlign w:val="superscript"/>
        </w:rPr>
        <w:t>32</w:t>
      </w:r>
      <w:r>
        <w:t>; a an</w:t>
      </w:r>
      <w:r>
        <w:rPr>
          <w:lang w:val="en-US"/>
        </w:rPr>
        <w:t>á</w:t>
      </w:r>
      <w:r>
        <w:t xml:space="preserve">lise correspondente estimou custo anual de </w:t>
      </w:r>
      <w:r>
        <w:rPr>
          <w:lang w:val="en-US"/>
        </w:rPr>
        <w:t>€</w:t>
      </w:r>
      <w:r>
        <w:t xml:space="preserve">489 (infraestrutura) e </w:t>
      </w:r>
      <w:r>
        <w:rPr>
          <w:lang w:val="en-US"/>
        </w:rPr>
        <w:t>€</w:t>
      </w:r>
      <w:r>
        <w:t>97 (operacional) por paciente, com redu</w:t>
      </w:r>
      <w:r>
        <w:rPr>
          <w:lang w:val="en-US"/>
        </w:rPr>
        <w:t>çã</w:t>
      </w:r>
      <w:r>
        <w:t>o de gastos diretos do paciente (</w:t>
      </w:r>
      <w:r>
        <w:rPr>
          <w:lang w:val="en-US"/>
        </w:rPr>
        <w:t>€</w:t>
      </w:r>
      <w:r>
        <w:t>545</w:t>
      </w:r>
      <w:r>
        <w:rPr>
          <w:lang w:val="en-US"/>
        </w:rPr>
        <w:t>→€</w:t>
      </w:r>
      <w:r>
        <w:t>132/ano) no grupo telemonitorado</w:t>
      </w:r>
      <w:r>
        <w:rPr>
          <w:vertAlign w:val="superscript"/>
        </w:rPr>
        <w:t>33</w:t>
      </w:r>
      <w:r>
        <w:rPr>
          <w:lang w:val="it-IT"/>
        </w:rPr>
        <w:t xml:space="preserve">. Quanto </w:t>
      </w:r>
      <w:r>
        <w:rPr>
          <w:lang w:val="en-US"/>
        </w:rPr>
        <w:t>à forç</w:t>
      </w:r>
      <w:r>
        <w:t>a de trabalho, m</w:t>
      </w:r>
      <w:r>
        <w:rPr>
          <w:lang w:val="en-US"/>
        </w:rPr>
        <w:t>é</w:t>
      </w:r>
      <w:r>
        <w:t>dicos americanos apontaram cuidado em equipe com farmac</w:t>
      </w:r>
      <w:r>
        <w:rPr>
          <w:lang w:val="en-US"/>
        </w:rPr>
        <w:t>ê</w:t>
      </w:r>
      <w:r>
        <w:t>utico como facilitador da ades</w:t>
      </w:r>
      <w:r>
        <w:rPr>
          <w:lang w:val="en-US"/>
        </w:rPr>
        <w:t>ã</w:t>
      </w:r>
      <w:r>
        <w:t>o ao acompanhamento remoto, dada comunica</w:t>
      </w:r>
      <w:r>
        <w:rPr>
          <w:lang w:val="en-US"/>
        </w:rPr>
        <w:t>çã</w:t>
      </w:r>
      <w:r>
        <w:t>o clara entre a equipe</w:t>
      </w:r>
      <w:r>
        <w:rPr>
          <w:vertAlign w:val="superscript"/>
          <w:lang w:val="ru-RU"/>
        </w:rPr>
        <w:t>34</w:t>
      </w:r>
      <w:r>
        <w:t>.</w:t>
      </w:r>
      <w:commentRangeEnd w:id="244"/>
      <w:r w:rsidR="00E142B8">
        <w:rPr>
          <w:rStyle w:val="Refdecomentrio"/>
          <w:sz w:val="24"/>
          <w:szCs w:val="24"/>
        </w:rPr>
        <w:commentReference w:id="244"/>
      </w:r>
      <w:commentRangeEnd w:id="245"/>
      <w:r w:rsidR="00E142B8">
        <w:rPr>
          <w:rStyle w:val="Refdecomentrio"/>
          <w:sz w:val="24"/>
          <w:szCs w:val="24"/>
        </w:rPr>
        <w:commentReference w:id="245"/>
      </w:r>
    </w:p>
    <w:p w14:paraId="66DB3619" w14:textId="77777777" w:rsidR="00E142B8" w:rsidRDefault="00E142B8" w:rsidP="00E142B8">
      <w:pPr>
        <w:pStyle w:val="CorpoA"/>
        <w:spacing w:after="0" w:line="360" w:lineRule="auto"/>
        <w:ind w:firstLine="851"/>
        <w:jc w:val="both"/>
        <w:pPrChange w:id="247" w:author="Maria Cristina Almeida de Souza" w:date="2026-09-29T09:47:00Z" w16du:dateUtc="2026-09-29T12:47:00Z">
          <w:pPr>
            <w:pStyle w:val="CorpoA"/>
            <w:spacing w:after="0" w:line="360" w:lineRule="auto"/>
            <w:jc w:val="both"/>
          </w:pPr>
        </w:pPrChange>
      </w:pPr>
    </w:p>
    <w:p w14:paraId="28C19D26" w14:textId="77777777" w:rsidR="0010416E" w:rsidRDefault="00000000" w:rsidP="00C6138F">
      <w:pPr>
        <w:pStyle w:val="CorpoA"/>
        <w:spacing w:after="0" w:line="360" w:lineRule="auto"/>
        <w:jc w:val="both"/>
      </w:pPr>
      <w:r>
        <w:rPr>
          <w:b/>
          <w:bCs/>
          <w:lang w:val="en-US"/>
        </w:rPr>
        <w:t>Discussã</w:t>
      </w:r>
      <w:r>
        <w:rPr>
          <w:b/>
          <w:bCs/>
        </w:rPr>
        <w:t>o</w:t>
      </w:r>
    </w:p>
    <w:p w14:paraId="26B683CA" w14:textId="77777777" w:rsidR="0010416E" w:rsidRDefault="00000000" w:rsidP="00C6138F">
      <w:pPr>
        <w:pStyle w:val="CorpoA"/>
        <w:spacing w:after="0" w:line="360" w:lineRule="auto"/>
      </w:pPr>
      <w:r>
        <w:rPr>
          <w:b/>
          <w:bCs/>
        </w:rPr>
        <w:t>Resumo dos principais achados</w:t>
      </w:r>
    </w:p>
    <w:p w14:paraId="42EA9837" w14:textId="77777777" w:rsidR="0010416E" w:rsidRDefault="00000000" w:rsidP="00C6138F">
      <w:pPr>
        <w:pStyle w:val="CorpoA"/>
        <w:spacing w:after="0" w:line="360" w:lineRule="auto"/>
        <w:jc w:val="both"/>
      </w:pPr>
      <w:r>
        <w:t>Tomados em conjunto, os achados desta revis</w:t>
      </w:r>
      <w:r>
        <w:rPr>
          <w:lang w:val="en-US"/>
        </w:rPr>
        <w:t>ã</w:t>
      </w:r>
      <w:r>
        <w:t>o sugerem um padr</w:t>
      </w:r>
      <w:r>
        <w:rPr>
          <w:lang w:val="en-US"/>
        </w:rPr>
        <w:t>ã</w:t>
      </w:r>
      <w:r>
        <w:t xml:space="preserve">o </w:t>
      </w:r>
      <w:r>
        <w:rPr>
          <w:lang w:val="en-US"/>
        </w:rPr>
        <w:t>ú</w:t>
      </w:r>
      <w:r>
        <w:rPr>
          <w:lang w:val="it-IT"/>
        </w:rPr>
        <w:t>nico, n</w:t>
      </w:r>
      <w:r>
        <w:rPr>
          <w:lang w:val="en-US"/>
        </w:rPr>
        <w:t>ã</w:t>
      </w:r>
      <w:r>
        <w:t>o dois fen</w:t>
      </w:r>
      <w:r>
        <w:rPr>
          <w:lang w:val="en-US"/>
        </w:rPr>
        <w:t>ô</w:t>
      </w:r>
      <w:r>
        <w:t>menos distintos para hipertens</w:t>
      </w:r>
      <w:r>
        <w:rPr>
          <w:lang w:val="en-US"/>
        </w:rPr>
        <w:t>ã</w:t>
      </w:r>
      <w:r>
        <w:t>o e diabetes. O telemonitoramento produz benef</w:t>
      </w:r>
      <w:r>
        <w:rPr>
          <w:lang w:val="en-US"/>
        </w:rPr>
        <w:t>í</w:t>
      </w:r>
      <w:r>
        <w:rPr>
          <w:lang w:val="it-IT"/>
        </w:rPr>
        <w:t>cio cl</w:t>
      </w:r>
      <w:r>
        <w:rPr>
          <w:lang w:val="en-US"/>
        </w:rPr>
        <w:t>í</w:t>
      </w:r>
      <w:r>
        <w:t>nico consistente quando embutido em suporte estruturado (titula</w:t>
      </w:r>
      <w:r>
        <w:rPr>
          <w:lang w:val="en-US"/>
        </w:rPr>
        <w:t>çã</w:t>
      </w:r>
      <w:r>
        <w:t>o medicamentosa, gest</w:t>
      </w:r>
      <w:r>
        <w:rPr>
          <w:lang w:val="en-US"/>
        </w:rPr>
        <w:t>ã</w:t>
      </w:r>
      <w:r>
        <w:rPr>
          <w:lang w:val="es-ES_tradnl"/>
        </w:rPr>
        <w:t>o de caso por farmac</w:t>
      </w:r>
      <w:r>
        <w:rPr>
          <w:lang w:val="en-US"/>
        </w:rPr>
        <w:t>ê</w:t>
      </w:r>
      <w:r>
        <w:t>utico ou enfermagem, coaching em sa</w:t>
      </w:r>
      <w:r>
        <w:rPr>
          <w:lang w:val="en-US"/>
        </w:rPr>
        <w:t>ú</w:t>
      </w:r>
      <w:r>
        <w:t>de). Isolado, ou mesmo diante de um cuidado presencial j</w:t>
      </w:r>
      <w:r>
        <w:rPr>
          <w:lang w:val="en-US"/>
        </w:rPr>
        <w:t xml:space="preserve">á </w:t>
      </w:r>
      <w:r>
        <w:t xml:space="preserve">bem organizado em equipe, o efeito </w:t>
      </w:r>
      <w:r>
        <w:rPr>
          <w:lang w:val="en-US"/>
        </w:rPr>
        <w:t xml:space="preserve">é </w:t>
      </w:r>
      <w:r>
        <w:t>neutro</w:t>
      </w:r>
      <w:r>
        <w:rPr>
          <w:vertAlign w:val="superscript"/>
        </w:rPr>
        <w:t>12</w:t>
      </w:r>
      <w:r>
        <w:t>. Essa leitura n</w:t>
      </w:r>
      <w:r>
        <w:rPr>
          <w:lang w:val="en-US"/>
        </w:rPr>
        <w:t>ã</w:t>
      </w:r>
      <w:r>
        <w:t xml:space="preserve">o </w:t>
      </w:r>
      <w:r>
        <w:rPr>
          <w:lang w:val="en-US"/>
        </w:rPr>
        <w:t xml:space="preserve">é </w:t>
      </w:r>
      <w:r>
        <w:t>s</w:t>
      </w:r>
      <w:r>
        <w:rPr>
          <w:lang w:val="en-US"/>
        </w:rPr>
        <w:t xml:space="preserve">ó </w:t>
      </w:r>
      <w:r>
        <w:rPr>
          <w:lang w:val="it-IT"/>
        </w:rPr>
        <w:t>infer</w:t>
      </w:r>
      <w:r>
        <w:rPr>
          <w:lang w:val="en-US"/>
        </w:rPr>
        <w:t>ê</w:t>
      </w:r>
      <w:r>
        <w:t>ncia entre estudos distintos: uma an</w:t>
      </w:r>
      <w:r>
        <w:rPr>
          <w:lang w:val="en-US"/>
        </w:rPr>
        <w:t>á</w:t>
      </w:r>
      <w:r>
        <w:t>lise de media</w:t>
      </w:r>
      <w:r>
        <w:rPr>
          <w:lang w:val="en-US"/>
        </w:rPr>
        <w:t>çã</w:t>
      </w:r>
      <w:r>
        <w:t xml:space="preserve">o formal atribuiu a maior parte do efeito </w:t>
      </w:r>
      <w:r>
        <w:rPr>
          <w:lang w:val="en-US"/>
        </w:rPr>
        <w:t xml:space="preserve">à </w:t>
      </w:r>
      <w:r>
        <w:rPr>
          <w:lang w:val="it-IT"/>
        </w:rPr>
        <w:t>intensifica</w:t>
      </w:r>
      <w:r>
        <w:rPr>
          <w:lang w:val="en-US"/>
        </w:rPr>
        <w:t>çã</w:t>
      </w:r>
      <w:r>
        <w:t>o medicamentosa e ao uso do monitor domiciliar, n</w:t>
      </w:r>
      <w:r>
        <w:rPr>
          <w:lang w:val="en-US"/>
        </w:rPr>
        <w:t>ã</w:t>
      </w:r>
      <w:r>
        <w:t xml:space="preserve">o </w:t>
      </w:r>
      <w:r>
        <w:rPr>
          <w:lang w:val="en-US"/>
        </w:rPr>
        <w:t xml:space="preserve">à </w:t>
      </w:r>
      <w:r>
        <w:t>tecnologia em si</w:t>
      </w:r>
      <w:r>
        <w:rPr>
          <w:vertAlign w:val="superscript"/>
        </w:rPr>
        <w:t>16</w:t>
      </w:r>
      <w:r>
        <w:t>. Isso ajuda a explicar a diferen</w:t>
      </w:r>
      <w:r>
        <w:rPr>
          <w:lang w:val="en-US"/>
        </w:rPr>
        <w:t>ç</w:t>
      </w:r>
      <w:r>
        <w:t>a entre HAS e DM. Talvez n</w:t>
      </w:r>
      <w:r>
        <w:rPr>
          <w:lang w:val="en-US"/>
        </w:rPr>
        <w:t>ã</w:t>
      </w:r>
      <w:r>
        <w:t>o esteja na condi</w:t>
      </w:r>
      <w:r>
        <w:rPr>
          <w:lang w:val="en-US"/>
        </w:rPr>
        <w:t>çã</w:t>
      </w:r>
      <w:r>
        <w:t>o cl</w:t>
      </w:r>
      <w:r>
        <w:rPr>
          <w:lang w:val="en-US"/>
        </w:rPr>
        <w:t>í</w:t>
      </w:r>
      <w:r>
        <w:t>nica, e sim na maturidade do suporte testado em cada uma: os ensaios de hipertens</w:t>
      </w:r>
      <w:r>
        <w:rPr>
          <w:lang w:val="en-US"/>
        </w:rPr>
        <w:t>ã</w:t>
      </w:r>
      <w:r>
        <w:t>o avaliaram majoritariamente protocolos com co-interven</w:t>
      </w:r>
      <w:r>
        <w:rPr>
          <w:lang w:val="en-US"/>
        </w:rPr>
        <w:t>çã</w:t>
      </w:r>
      <w:r>
        <w:t>o ativa; os de diabetes testaram, em sua maioria, telemonitoramento com pouco ou nenhum suporte. Soma-se a essa condicionalidade cl</w:t>
      </w:r>
      <w:r>
        <w:rPr>
          <w:lang w:val="en-US"/>
        </w:rPr>
        <w:t>í</w:t>
      </w:r>
      <w:r>
        <w:t>nica uma condicionalidade social. A aceitabilidade foi alta entre usu</w:t>
      </w:r>
      <w:r>
        <w:rPr>
          <w:lang w:val="en-US"/>
        </w:rPr>
        <w:t>á</w:t>
      </w:r>
      <w:r>
        <w:t>rios j</w:t>
      </w:r>
      <w:r>
        <w:rPr>
          <w:lang w:val="en-US"/>
        </w:rPr>
        <w:t xml:space="preserve">á </w:t>
      </w:r>
      <w:r>
        <w:t xml:space="preserve">engajados e com acesso </w:t>
      </w:r>
      <w:r>
        <w:rPr>
          <w:lang w:val="en-US"/>
        </w:rPr>
        <w:t xml:space="preserve">à </w:t>
      </w:r>
      <w:r>
        <w:t>tecnologia, mas a implementa</w:t>
      </w:r>
      <w:r>
        <w:rPr>
          <w:lang w:val="en-US"/>
        </w:rPr>
        <w:t>çã</w:t>
      </w:r>
      <w:r>
        <w:t>o foi amea</w:t>
      </w:r>
      <w:r>
        <w:rPr>
          <w:lang w:val="en-US"/>
        </w:rPr>
        <w:t>ç</w:t>
      </w:r>
      <w:r>
        <w:t>ada pela exclus</w:t>
      </w:r>
      <w:r>
        <w:rPr>
          <w:lang w:val="en-US"/>
        </w:rPr>
        <w:t>ã</w:t>
      </w:r>
      <w:r>
        <w:t>o digital de idosos e popula</w:t>
      </w:r>
      <w:r>
        <w:rPr>
          <w:lang w:val="en-US"/>
        </w:rPr>
        <w:t>çõ</w:t>
      </w:r>
      <w:r>
        <w:t xml:space="preserve">es rurais, pela sobrecarga das equipes, pela </w:t>
      </w:r>
      <w:r>
        <w:lastRenderedPageBreak/>
        <w:t>integra</w:t>
      </w:r>
      <w:r>
        <w:rPr>
          <w:lang w:val="en-US"/>
        </w:rPr>
        <w:t>çã</w:t>
      </w:r>
      <w:r>
        <w:t>o fragmentada com os registros cl</w:t>
      </w:r>
      <w:r>
        <w:rPr>
          <w:lang w:val="en-US"/>
        </w:rPr>
        <w:t>í</w:t>
      </w:r>
      <w:r>
        <w:t>nicos. Nos estudos brasileiros identificados, essas barreiras assumiram forma concreta: escassez de equipamentos, alta rotatividade, baixo engajamento dos usu</w:t>
      </w:r>
      <w:r>
        <w:rPr>
          <w:lang w:val="en-US"/>
        </w:rPr>
        <w:t>á</w:t>
      </w:r>
      <w:r>
        <w:t>rios.</w:t>
      </w:r>
    </w:p>
    <w:p w14:paraId="3CDE3E2D" w14:textId="77777777" w:rsidR="0010416E" w:rsidRDefault="00000000" w:rsidP="00C6138F">
      <w:pPr>
        <w:pStyle w:val="CorpoA"/>
        <w:spacing w:after="0" w:line="360" w:lineRule="auto"/>
      </w:pPr>
      <w:r>
        <w:rPr>
          <w:b/>
          <w:bCs/>
        </w:rPr>
        <w:t>For</w:t>
      </w:r>
      <w:r>
        <w:rPr>
          <w:b/>
          <w:bCs/>
          <w:lang w:val="en-US"/>
        </w:rPr>
        <w:t>ç</w:t>
      </w:r>
      <w:r>
        <w:rPr>
          <w:b/>
          <w:bCs/>
        </w:rPr>
        <w:t>as e limita</w:t>
      </w:r>
      <w:r>
        <w:rPr>
          <w:b/>
          <w:bCs/>
          <w:lang w:val="en-US"/>
        </w:rPr>
        <w:t>çõ</w:t>
      </w:r>
      <w:r>
        <w:rPr>
          <w:b/>
          <w:bCs/>
        </w:rPr>
        <w:t>es</w:t>
      </w:r>
    </w:p>
    <w:p w14:paraId="35040B61" w14:textId="77777777" w:rsidR="0010416E" w:rsidRDefault="00000000" w:rsidP="00E142B8">
      <w:pPr>
        <w:pStyle w:val="CorpoA"/>
        <w:spacing w:after="0" w:line="360" w:lineRule="auto"/>
        <w:ind w:firstLine="851"/>
        <w:jc w:val="both"/>
        <w:rPr>
          <w:ins w:id="248" w:author="Maria Cristina Almeida de Souza" w:date="2026-09-29T09:52:00Z" w16du:dateUtc="2026-09-29T12:52:00Z"/>
        </w:rPr>
        <w:pPrChange w:id="249" w:author="Maria Cristina Almeida de Souza" w:date="2026-09-29T09:52:00Z" w16du:dateUtc="2026-09-29T12:52:00Z">
          <w:pPr>
            <w:pStyle w:val="CorpoA"/>
            <w:spacing w:after="0" w:line="360" w:lineRule="auto"/>
            <w:jc w:val="both"/>
          </w:pPr>
        </w:pPrChange>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w:t>
      </w:r>
      <w:r w:rsidRPr="00E142B8">
        <w:rPr>
          <w:highlight w:val="yellow"/>
          <w:rPrChange w:id="250" w:author="Maria Cristina Almeida de Souza" w:date="2026-09-29T09:52:00Z" w16du:dateUtc="2026-09-29T12:52:00Z">
            <w:rPr/>
          </w:rPrChange>
        </w:rPr>
        <w:t>—</w:t>
      </w:r>
      <w:r>
        <w:t xml:space="preserve"> com expressiva variação na intensidade do suporte profissional, nas tecnologias empregadas, nos desfechos mensurados e no tempo de seguimento </w:t>
      </w:r>
      <w:r w:rsidRPr="00E142B8">
        <w:rPr>
          <w:highlight w:val="yellow"/>
          <w:rPrChange w:id="251" w:author="Maria Cristina Almeida de Souza" w:date="2026-09-29T09:52:00Z" w16du:dateUtc="2026-09-29T12:52:00Z">
            <w:rPr/>
          </w:rPrChange>
        </w:rPr>
        <w:t>—</w:t>
      </w:r>
      <w:r>
        <w:t>,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14:paraId="3A856740" w14:textId="77777777" w:rsidR="00E142B8" w:rsidRDefault="00E142B8" w:rsidP="00E142B8">
      <w:pPr>
        <w:pStyle w:val="CorpoA"/>
        <w:spacing w:after="0" w:line="360" w:lineRule="auto"/>
        <w:ind w:firstLine="851"/>
        <w:jc w:val="both"/>
        <w:pPrChange w:id="252" w:author="Maria Cristina Almeida de Souza" w:date="2026-09-29T09:52:00Z" w16du:dateUtc="2026-09-29T12:52:00Z">
          <w:pPr>
            <w:pStyle w:val="CorpoA"/>
            <w:spacing w:after="0" w:line="360" w:lineRule="auto"/>
            <w:jc w:val="both"/>
          </w:pPr>
        </w:pPrChange>
      </w:pPr>
    </w:p>
    <w:p w14:paraId="77356991" w14:textId="77777777" w:rsidR="0010416E" w:rsidRDefault="00000000" w:rsidP="00C6138F">
      <w:pPr>
        <w:pStyle w:val="CorpoA"/>
        <w:spacing w:after="0" w:line="360" w:lineRule="auto"/>
      </w:pPr>
      <w:r>
        <w:rPr>
          <w:b/>
          <w:bCs/>
        </w:rPr>
        <w:t>Compara</w:t>
      </w:r>
      <w:r>
        <w:rPr>
          <w:b/>
          <w:bCs/>
          <w:lang w:val="en-US"/>
        </w:rPr>
        <w:t>çã</w:t>
      </w:r>
      <w:r>
        <w:rPr>
          <w:b/>
          <w:bCs/>
        </w:rPr>
        <w:t>o com a literatura</w:t>
      </w:r>
    </w:p>
    <w:p w14:paraId="571FDE01" w14:textId="77777777" w:rsidR="0010416E" w:rsidRDefault="00000000" w:rsidP="00E142B8">
      <w:pPr>
        <w:pStyle w:val="CorpoA"/>
        <w:spacing w:after="0" w:line="360" w:lineRule="auto"/>
        <w:ind w:firstLine="851"/>
        <w:jc w:val="both"/>
        <w:rPr>
          <w:ins w:id="253" w:author="Maria Cristina Almeida de Souza" w:date="2026-09-29T09:49:00Z" w16du:dateUtc="2026-09-29T12:49:00Z"/>
        </w:rPr>
      </w:pPr>
      <w:r>
        <w:t>Vale comparar esses achados com a s</w:t>
      </w:r>
      <w:r>
        <w:rPr>
          <w:lang w:val="en-US"/>
        </w:rPr>
        <w:t>í</w:t>
      </w:r>
      <w:r>
        <w:t>ntese quantitativa mais pr</w:t>
      </w:r>
      <w:r>
        <w:rPr>
          <w:lang w:val="en-US"/>
        </w:rPr>
        <w:t>ó</w:t>
      </w:r>
      <w:r>
        <w:rPr>
          <w:lang w:val="es-ES_tradnl"/>
        </w:rPr>
        <w:t>xima j</w:t>
      </w:r>
      <w:r>
        <w:rPr>
          <w:lang w:val="en-US"/>
        </w:rPr>
        <w:t xml:space="preserve">á </w:t>
      </w:r>
      <w:r>
        <w:t>publicada. Uma revis</w:t>
      </w:r>
      <w:r>
        <w:rPr>
          <w:lang w:val="en-US"/>
        </w:rPr>
        <w:t>ã</w:t>
      </w:r>
      <w:r>
        <w:t>o sistem</w:t>
      </w:r>
      <w:r>
        <w:rPr>
          <w:lang w:val="en-US"/>
        </w:rPr>
        <w:t>á</w:t>
      </w:r>
      <w:r>
        <w:t>tica com metan</w:t>
      </w:r>
      <w:r>
        <w:rPr>
          <w:lang w:val="en-US"/>
        </w:rPr>
        <w:t>á</w:t>
      </w:r>
      <w:r>
        <w:t>lise de 54 ensaios sobre telemedicina para HAS e DM na aten</w:t>
      </w:r>
      <w:r>
        <w:rPr>
          <w:lang w:val="en-US"/>
        </w:rPr>
        <w:t>çã</w:t>
      </w:r>
      <w:r>
        <w:t>o prim</w:t>
      </w:r>
      <w:r>
        <w:rPr>
          <w:lang w:val="en-US"/>
        </w:rPr>
        <w:t>á</w:t>
      </w:r>
      <w:r>
        <w:t>ria encontrou redu</w:t>
      </w:r>
      <w:r>
        <w:rPr>
          <w:lang w:val="en-US"/>
        </w:rPr>
        <w:t>çã</w:t>
      </w:r>
      <w:r>
        <w:t xml:space="preserve">o de -5,63 mmHg na PAS aos 6 meses, faixa convergente com a encontrada aqui, e concluiu que resultados </w:t>
      </w:r>
      <w:r>
        <w:rPr>
          <w:lang w:val="en-US"/>
        </w:rPr>
        <w:t>ó</w:t>
      </w:r>
      <w:r>
        <w:t>timos exigem telemonitoramento combinado a teleconsulta e educa</w:t>
      </w:r>
      <w:r>
        <w:rPr>
          <w:lang w:val="en-US"/>
        </w:rPr>
        <w:t>çã</w:t>
      </w:r>
      <w:r>
        <w:t>o em sa</w:t>
      </w:r>
      <w:r>
        <w:rPr>
          <w:lang w:val="en-US"/>
        </w:rPr>
        <w:t>ú</w:t>
      </w:r>
      <w:r>
        <w:t>de</w:t>
      </w:r>
      <w:r>
        <w:rPr>
          <w:vertAlign w:val="superscript"/>
        </w:rPr>
        <w:t>35</w:t>
      </w:r>
      <w:r>
        <w:t xml:space="preserve">. </w:t>
      </w:r>
      <w:r>
        <w:rPr>
          <w:lang w:val="en-US"/>
        </w:rPr>
        <w:t xml:space="preserve">É </w:t>
      </w:r>
      <w:r>
        <w:t>a mesma condicionalidade que esta revis</w:t>
      </w:r>
      <w:r>
        <w:rPr>
          <w:lang w:val="en-US"/>
        </w:rPr>
        <w:t>ã</w:t>
      </w:r>
      <w:r>
        <w:t>o identificou de forma qualitativa, agora confirmada por evid</w:t>
      </w:r>
      <w:r>
        <w:rPr>
          <w:lang w:val="en-US"/>
        </w:rPr>
        <w:t>ê</w:t>
      </w:r>
      <w:r>
        <w:t>ncia agregada bem mais ampla. J</w:t>
      </w:r>
      <w:r>
        <w:rPr>
          <w:lang w:val="en-US"/>
        </w:rPr>
        <w:t xml:space="preserve">á </w:t>
      </w:r>
      <w:r>
        <w:rPr>
          <w:lang w:val="es-ES_tradnl"/>
        </w:rPr>
        <w:t>o padr</w:t>
      </w:r>
      <w:r>
        <w:rPr>
          <w:lang w:val="en-US"/>
        </w:rPr>
        <w:t>ã</w:t>
      </w:r>
      <w:r>
        <w:t>o de ado</w:t>
      </w:r>
      <w:r>
        <w:rPr>
          <w:lang w:val="en-US"/>
        </w:rPr>
        <w:t>çã</w:t>
      </w:r>
      <w:r>
        <w:t>o fragmentada e desigual da telessa</w:t>
      </w:r>
      <w:r>
        <w:rPr>
          <w:lang w:val="en-US"/>
        </w:rPr>
        <w:t>ú</w:t>
      </w:r>
      <w:r>
        <w:t>de na APS brasileira converge com o que Sarti e Almeida</w:t>
      </w:r>
      <w:r>
        <w:rPr>
          <w:vertAlign w:val="superscript"/>
        </w:rPr>
        <w:t>4</w:t>
      </w:r>
      <w:r>
        <w:rPr>
          <w:lang w:val="de-DE"/>
        </w:rPr>
        <w:t xml:space="preserve"> e Schmitz e Harzheim</w:t>
      </w:r>
      <w:r>
        <w:rPr>
          <w:vertAlign w:val="superscript"/>
        </w:rPr>
        <w:t>3</w:t>
      </w:r>
      <w:r>
        <w:t xml:space="preserve"> j</w:t>
      </w:r>
      <w:r>
        <w:rPr>
          <w:lang w:val="en-US"/>
        </w:rPr>
        <w:t xml:space="preserve">á </w:t>
      </w:r>
      <w:r>
        <w:t>haviam documentado desde a implanta</w:t>
      </w:r>
      <w:r>
        <w:rPr>
          <w:lang w:val="en-US"/>
        </w:rPr>
        <w:t>çã</w:t>
      </w:r>
      <w:r>
        <w:t>o do Programa Telessa</w:t>
      </w:r>
      <w:r>
        <w:rPr>
          <w:lang w:val="en-US"/>
        </w:rPr>
        <w:t>ú</w:t>
      </w:r>
      <w:r>
        <w:t>de Brasil Redes. Um diagn</w:t>
      </w:r>
      <w:r>
        <w:rPr>
          <w:lang w:val="en-US"/>
        </w:rPr>
        <w:t>ó</w:t>
      </w:r>
      <w:r>
        <w:rPr>
          <w:lang w:val="it-IT"/>
        </w:rPr>
        <w:t xml:space="preserve">stico </w:t>
      </w:r>
      <w:r>
        <w:rPr>
          <w:lang w:val="en-US"/>
        </w:rPr>
        <w:t xml:space="preserve">é </w:t>
      </w:r>
      <w:r>
        <w:t>cl</w:t>
      </w:r>
      <w:r>
        <w:rPr>
          <w:lang w:val="en-US"/>
        </w:rPr>
        <w:t>í</w:t>
      </w:r>
      <w:r>
        <w:t xml:space="preserve">nico, o outro </w:t>
      </w:r>
      <w:r>
        <w:rPr>
          <w:lang w:val="en-US"/>
        </w:rPr>
        <w:t xml:space="preserve">é </w:t>
      </w:r>
      <w:r>
        <w:t>estrutural. Tendem a se somar, n</w:t>
      </w:r>
      <w:r>
        <w:rPr>
          <w:lang w:val="en-US"/>
        </w:rPr>
        <w:t>ã</w:t>
      </w:r>
      <w:r>
        <w:t>o a se compensar. A relev</w:t>
      </w:r>
      <w:r>
        <w:rPr>
          <w:lang w:val="en-US"/>
        </w:rPr>
        <w:t>â</w:t>
      </w:r>
      <w:r>
        <w:t>ncia do tema para a pr</w:t>
      </w:r>
      <w:r>
        <w:rPr>
          <w:lang w:val="en-US"/>
        </w:rPr>
        <w:t>á</w:t>
      </w:r>
      <w:r>
        <w:t>tica tamb</w:t>
      </w:r>
      <w:r>
        <w:rPr>
          <w:lang w:val="en-US"/>
        </w:rPr>
        <w:t>é</w:t>
      </w:r>
      <w:r>
        <w:t xml:space="preserve">m </w:t>
      </w:r>
      <w:r>
        <w:lastRenderedPageBreak/>
        <w:t>aparece em diretrizes recentes: a Diretriz Brasileira de Hipertens</w:t>
      </w:r>
      <w:r>
        <w:rPr>
          <w:lang w:val="en-US"/>
        </w:rPr>
        <w:t>ã</w:t>
      </w:r>
      <w:r>
        <w:rPr>
          <w:lang w:val="it-IT"/>
        </w:rPr>
        <w:t>o Arterial 2025 j</w:t>
      </w:r>
      <w:r>
        <w:rPr>
          <w:lang w:val="en-US"/>
        </w:rPr>
        <w:t xml:space="preserve">á </w:t>
      </w:r>
      <w:r>
        <w:rPr>
          <w:lang w:val="it-IT"/>
        </w:rPr>
        <w:t>dedica cap</w:t>
      </w:r>
      <w:r>
        <w:rPr>
          <w:lang w:val="en-US"/>
        </w:rPr>
        <w:t>í</w:t>
      </w:r>
      <w:r>
        <w:rPr>
          <w:lang w:val="es-ES_tradnl"/>
        </w:rPr>
        <w:t>tulo espec</w:t>
      </w:r>
      <w:r>
        <w:rPr>
          <w:lang w:val="en-US"/>
        </w:rPr>
        <w:t>í</w:t>
      </w:r>
      <w:r>
        <w:rPr>
          <w:lang w:val="it-IT"/>
        </w:rPr>
        <w:t xml:space="preserve">fico </w:t>
      </w:r>
      <w:r>
        <w:rPr>
          <w:lang w:val="en-US"/>
        </w:rPr>
        <w:t xml:space="preserve">à </w:t>
      </w:r>
      <w:r>
        <w:t xml:space="preserve">telemedicina na linha de cuidado da HAS no </w:t>
      </w:r>
      <w:r>
        <w:rPr>
          <w:lang w:val="en-US"/>
        </w:rPr>
        <w:t>â</w:t>
      </w:r>
      <w:r>
        <w:t>mbito do SUS</w:t>
      </w:r>
      <w:r>
        <w:rPr>
          <w:vertAlign w:val="superscript"/>
        </w:rPr>
        <w:t>36</w:t>
      </w:r>
      <w:r>
        <w:t>, e as diretrizes europeias de 2024 convergem quanto ao papel do automonitoramento e do telemonitoramento no manejo hipertensivo, ainda que com recomenda</w:t>
      </w:r>
      <w:r>
        <w:rPr>
          <w:lang w:val="en-US"/>
        </w:rPr>
        <w:t>çõ</w:t>
      </w:r>
      <w:r>
        <w:rPr>
          <w:lang w:val="fr-FR"/>
        </w:rPr>
        <w:t>es n</w:t>
      </w:r>
      <w:r>
        <w:rPr>
          <w:lang w:val="en-US"/>
        </w:rPr>
        <w:t>ã</w:t>
      </w:r>
      <w:r>
        <w:rPr>
          <w:lang w:val="es-ES_tradnl"/>
        </w:rPr>
        <w:t>o totalmente uniformes entre si</w:t>
      </w:r>
      <w:r>
        <w:rPr>
          <w:vertAlign w:val="superscript"/>
        </w:rPr>
        <w:t>37</w:t>
      </w:r>
      <w:r>
        <w:t>.</w:t>
      </w:r>
    </w:p>
    <w:p w14:paraId="72664080" w14:textId="77777777" w:rsidR="00E142B8" w:rsidRDefault="00E142B8" w:rsidP="00C6138F">
      <w:pPr>
        <w:pStyle w:val="CorpoA"/>
        <w:spacing w:after="0" w:line="360" w:lineRule="auto"/>
        <w:jc w:val="both"/>
      </w:pPr>
    </w:p>
    <w:p w14:paraId="7C94AFCA" w14:textId="77777777" w:rsidR="0010416E" w:rsidRDefault="00000000" w:rsidP="00C6138F">
      <w:pPr>
        <w:pStyle w:val="CorpoA"/>
        <w:spacing w:after="0" w:line="360" w:lineRule="auto"/>
      </w:pPr>
      <w:r>
        <w:rPr>
          <w:b/>
          <w:bCs/>
        </w:rPr>
        <w:t>Implica</w:t>
      </w:r>
      <w:r>
        <w:rPr>
          <w:b/>
          <w:bCs/>
          <w:lang w:val="en-US"/>
        </w:rPr>
        <w:t>çõ</w:t>
      </w:r>
      <w:r>
        <w:rPr>
          <w:b/>
          <w:bCs/>
        </w:rPr>
        <w:t>es para a pr</w:t>
      </w:r>
      <w:r>
        <w:rPr>
          <w:b/>
          <w:bCs/>
          <w:lang w:val="en-US"/>
        </w:rPr>
        <w:t>á</w:t>
      </w:r>
      <w:r>
        <w:rPr>
          <w:b/>
          <w:bCs/>
        </w:rPr>
        <w:t>tica e para a pesquisa</w:t>
      </w:r>
    </w:p>
    <w:p w14:paraId="72F65936" w14:textId="77777777" w:rsidR="00E142B8" w:rsidRDefault="00000000" w:rsidP="00E142B8">
      <w:pPr>
        <w:pStyle w:val="CorpoA"/>
        <w:spacing w:after="0" w:line="360" w:lineRule="auto"/>
        <w:ind w:firstLine="851"/>
        <w:jc w:val="both"/>
        <w:rPr>
          <w:ins w:id="254" w:author="Maria Cristina Almeida de Souza" w:date="2026-09-29T09:52:00Z" w16du:dateUtc="2026-09-29T12:52:00Z"/>
        </w:rPr>
      </w:pPr>
      <w:r>
        <w:t>Dessas leituras decorrem hip</w:t>
      </w:r>
      <w:r>
        <w:rPr>
          <w:lang w:val="en-US"/>
        </w:rPr>
        <w:t>ó</w:t>
      </w:r>
      <w:r>
        <w:t>teses de trabalho, n</w:t>
      </w:r>
      <w:r>
        <w:rPr>
          <w:lang w:val="en-US"/>
        </w:rPr>
        <w:t>ã</w:t>
      </w:r>
      <w:r>
        <w:t>o recomenda</w:t>
      </w:r>
      <w:r>
        <w:rPr>
          <w:lang w:val="en-US"/>
        </w:rPr>
        <w:t>çõ</w:t>
      </w:r>
      <w:r>
        <w:t>es definitivas: a fragilidade interna de parte da evid</w:t>
      </w:r>
      <w:r>
        <w:rPr>
          <w:lang w:val="en-US"/>
        </w:rPr>
        <w:t>ê</w:t>
      </w:r>
      <w:r>
        <w:t>ncia, sua converg</w:t>
      </w:r>
      <w:r>
        <w:rPr>
          <w:lang w:val="en-US"/>
        </w:rPr>
        <w:t>ê</w:t>
      </w:r>
      <w:r>
        <w:t>ncia com uma metan</w:t>
      </w:r>
      <w:r>
        <w:rPr>
          <w:lang w:val="en-US"/>
        </w:rPr>
        <w:t>á</w:t>
      </w:r>
      <w:r>
        <w:t>lise maior, o diagn</w:t>
      </w:r>
      <w:r>
        <w:rPr>
          <w:lang w:val="en-US"/>
        </w:rPr>
        <w:t>ó</w:t>
      </w:r>
      <w:r>
        <w:t>stico estrutural j</w:t>
      </w:r>
      <w:r>
        <w:rPr>
          <w:lang w:val="en-US"/>
        </w:rPr>
        <w:t xml:space="preserve">á </w:t>
      </w:r>
      <w:r>
        <w:t>feito para a telessa</w:t>
      </w:r>
      <w:r>
        <w:rPr>
          <w:lang w:val="en-US"/>
        </w:rPr>
        <w:t>ú</w:t>
      </w:r>
      <w:r>
        <w:t>de brasileira. Faltam dados nacionais comparativos para ir al</w:t>
      </w:r>
      <w:r>
        <w:rPr>
          <w:lang w:val="en-US"/>
        </w:rPr>
        <w:t>é</w:t>
      </w:r>
      <w:r>
        <w:t>m disso. Ainda assim, vale arriscar um caminho. Iniciativas-piloto de telemonitoramento de HAS teriam mais chance de sucesso incorporadas a protocolos de gest</w:t>
      </w:r>
      <w:r>
        <w:rPr>
          <w:lang w:val="en-US"/>
        </w:rPr>
        <w:t>ã</w:t>
      </w:r>
      <w:r>
        <w:t>o de caso por enfermagem, aproveitando os N</w:t>
      </w:r>
      <w:r>
        <w:rPr>
          <w:lang w:val="en-US"/>
        </w:rPr>
        <w:t>ú</w:t>
      </w:r>
      <w:r>
        <w:rPr>
          <w:lang w:val="es-ES_tradnl"/>
        </w:rPr>
        <w:t>cleos de Telessa</w:t>
      </w:r>
      <w:r>
        <w:rPr>
          <w:lang w:val="en-US"/>
        </w:rPr>
        <w:t>ú</w:t>
      </w:r>
      <w:r>
        <w:t>de j</w:t>
      </w:r>
      <w:r>
        <w:rPr>
          <w:lang w:val="en-US"/>
        </w:rPr>
        <w:t xml:space="preserve">á </w:t>
      </w:r>
      <w:r>
        <w:t xml:space="preserve">existentes. </w:t>
      </w:r>
    </w:p>
    <w:p w14:paraId="6F28DA02" w14:textId="445E5BD8" w:rsidR="0010416E" w:rsidRDefault="00000000" w:rsidP="00E142B8">
      <w:pPr>
        <w:pStyle w:val="CorpoA"/>
        <w:spacing w:after="0" w:line="360" w:lineRule="auto"/>
        <w:ind w:firstLine="851"/>
        <w:jc w:val="both"/>
        <w:rPr>
          <w:ins w:id="255" w:author="Maria Cristina Almeida de Souza" w:date="2026-09-29T09:49:00Z" w16du:dateUtc="2026-09-29T12:49:00Z"/>
        </w:rPr>
      </w:pPr>
      <w:r>
        <w:t>Salvaguardas de equidade digital, por sua vez, parecem mais eficazes quando desenhadas desde o in</w:t>
      </w:r>
      <w:r>
        <w:rPr>
          <w:lang w:val="en-US"/>
        </w:rPr>
        <w:t>í</w:t>
      </w:r>
      <w:r>
        <w:t xml:space="preserve">cio do projeto </w:t>
      </w:r>
      <w:r w:rsidRPr="00E142B8">
        <w:rPr>
          <w:highlight w:val="yellow"/>
          <w:lang w:val="en-US"/>
          <w:rPrChange w:id="256" w:author="Maria Cristina Almeida de Souza" w:date="2026-09-29T09:52:00Z" w16du:dateUtc="2026-09-29T12:52:00Z">
            <w:rPr>
              <w:lang w:val="en-US"/>
            </w:rPr>
          </w:rPrChange>
        </w:rPr>
        <w:t>—</w:t>
      </w:r>
      <w:r>
        <w:rPr>
          <w:lang w:val="en-US"/>
        </w:rPr>
        <w:t xml:space="preserve"> </w:t>
      </w:r>
      <w:r>
        <w:t>alternativas por telefone/SMS, refor</w:t>
      </w:r>
      <w:r>
        <w:rPr>
          <w:lang w:val="en-US"/>
        </w:rPr>
        <w:t>ç</w:t>
      </w:r>
      <w:r>
        <w:t>o por agentes comunit</w:t>
      </w:r>
      <w:r>
        <w:rPr>
          <w:lang w:val="en-US"/>
        </w:rPr>
        <w:t>á</w:t>
      </w:r>
      <w:r>
        <w:t xml:space="preserve">rios </w:t>
      </w:r>
      <w:r w:rsidRPr="00E142B8">
        <w:rPr>
          <w:highlight w:val="yellow"/>
          <w:lang w:val="en-US"/>
          <w:rPrChange w:id="257" w:author="Maria Cristina Almeida de Souza" w:date="2026-09-29T09:52:00Z" w16du:dateUtc="2026-09-29T12:52:00Z">
            <w:rPr>
              <w:lang w:val="en-US"/>
            </w:rPr>
          </w:rPrChange>
        </w:rPr>
        <w:t>—</w:t>
      </w:r>
      <w:r>
        <w:rPr>
          <w:lang w:val="en-US"/>
        </w:rPr>
        <w:t xml:space="preserve"> </w:t>
      </w:r>
      <w:r>
        <w:t>do que quando adicionadas depois, como remendo. Para o diabetes, diante de evid</w:t>
      </w:r>
      <w:r>
        <w:rPr>
          <w:lang w:val="en-US"/>
        </w:rPr>
        <w:t>ê</w:t>
      </w:r>
      <w:r>
        <w:t>ncia mais fraca, a ado</w:t>
      </w:r>
      <w:r>
        <w:rPr>
          <w:lang w:val="en-US"/>
        </w:rPr>
        <w:t>çã</w:t>
      </w:r>
      <w:r>
        <w:t>o deveria ser mais cautelosa, com ensaios pragm</w:t>
      </w:r>
      <w:r>
        <w:rPr>
          <w:lang w:val="en-US"/>
        </w:rPr>
        <w:t>á</w:t>
      </w:r>
      <w:r>
        <w:t>ticos locais. E h</w:t>
      </w:r>
      <w:r>
        <w:rPr>
          <w:lang w:val="en-US"/>
        </w:rPr>
        <w:t xml:space="preserve">á </w:t>
      </w:r>
      <w:r>
        <w:t>uma lacuna urgente: nenhum estudo de custo-efetividade identificado foi conduzido no Brasil, ent</w:t>
      </w:r>
      <w:r>
        <w:rPr>
          <w:lang w:val="en-US"/>
        </w:rPr>
        <w:t>ã</w:t>
      </w:r>
      <w:r>
        <w:t xml:space="preserve">o limiares importados (ex. </w:t>
      </w:r>
      <w:r>
        <w:rPr>
          <w:lang w:val="en-US"/>
        </w:rPr>
        <w:t>£</w:t>
      </w:r>
      <w:r>
        <w:t>20.000/QALY) oferecem s</w:t>
      </w:r>
      <w:r>
        <w:rPr>
          <w:lang w:val="en-US"/>
        </w:rPr>
        <w:t xml:space="preserve">ó </w:t>
      </w:r>
      <w:r>
        <w:rPr>
          <w:lang w:val="fr-FR"/>
        </w:rPr>
        <w:t>orienta</w:t>
      </w:r>
      <w:r>
        <w:rPr>
          <w:lang w:val="en-US"/>
        </w:rPr>
        <w:t>çã</w:t>
      </w:r>
      <w:r>
        <w:t>o indireta. Pesquisas multic</w:t>
      </w:r>
      <w:r>
        <w:rPr>
          <w:lang w:val="en-US"/>
        </w:rPr>
        <w:t>ê</w:t>
      </w:r>
      <w:r>
        <w:t>ntricas na APS brasileira s</w:t>
      </w:r>
      <w:r>
        <w:rPr>
          <w:lang w:val="en-US"/>
        </w:rPr>
        <w:t>ã</w:t>
      </w:r>
      <w:r>
        <w:t>o o caminho mais direto para transformar essas hip</w:t>
      </w:r>
      <w:r>
        <w:rPr>
          <w:lang w:val="en-US"/>
        </w:rPr>
        <w:t>ó</w:t>
      </w:r>
      <w:r>
        <w:t>teses em evid</w:t>
      </w:r>
      <w:r>
        <w:rPr>
          <w:lang w:val="en-US"/>
        </w:rPr>
        <w:t>ê</w:t>
      </w:r>
      <w:r>
        <w:t>ncia aplic</w:t>
      </w:r>
      <w:r>
        <w:rPr>
          <w:lang w:val="en-US"/>
        </w:rPr>
        <w:t>á</w:t>
      </w:r>
      <w:r>
        <w:t>vel.</w:t>
      </w:r>
    </w:p>
    <w:p w14:paraId="208B4269" w14:textId="77777777" w:rsidR="00E142B8" w:rsidRDefault="00E142B8" w:rsidP="00C6138F">
      <w:pPr>
        <w:pStyle w:val="CorpoA"/>
        <w:spacing w:after="0" w:line="360" w:lineRule="auto"/>
        <w:jc w:val="both"/>
      </w:pPr>
    </w:p>
    <w:p w14:paraId="0D4061DC" w14:textId="77777777" w:rsidR="0010416E" w:rsidRDefault="00000000" w:rsidP="00C6138F">
      <w:pPr>
        <w:pStyle w:val="CorpoA"/>
        <w:spacing w:after="0" w:line="360" w:lineRule="auto"/>
        <w:jc w:val="both"/>
      </w:pPr>
      <w:commentRangeStart w:id="258"/>
      <w:r>
        <w:rPr>
          <w:b/>
          <w:bCs/>
          <w:lang w:val="it-IT"/>
        </w:rPr>
        <w:t>Conclus</w:t>
      </w:r>
      <w:r>
        <w:rPr>
          <w:b/>
          <w:bCs/>
          <w:lang w:val="en-US"/>
        </w:rPr>
        <w:t>ã</w:t>
      </w:r>
      <w:r>
        <w:rPr>
          <w:b/>
          <w:bCs/>
        </w:rPr>
        <w:t>o</w:t>
      </w:r>
      <w:commentRangeEnd w:id="258"/>
      <w:r w:rsidR="00E142B8">
        <w:rPr>
          <w:rStyle w:val="Refdecomentrio"/>
          <w:sz w:val="24"/>
          <w:szCs w:val="24"/>
        </w:rPr>
        <w:commentReference w:id="258"/>
      </w:r>
    </w:p>
    <w:p w14:paraId="79F6F462" w14:textId="77777777" w:rsidR="0010416E" w:rsidRDefault="00000000" w:rsidP="00E142B8">
      <w:pPr>
        <w:pStyle w:val="CorpoA"/>
        <w:spacing w:after="0" w:line="360" w:lineRule="auto"/>
        <w:ind w:firstLine="851"/>
        <w:jc w:val="both"/>
        <w:rPr>
          <w:ins w:id="259" w:author="Maria Cristina Almeida de Souza" w:date="2026-09-29T09:50:00Z" w16du:dateUtc="2026-09-29T12:50:00Z"/>
        </w:rPr>
      </w:pPr>
      <w:r>
        <w:t>O telemonitoramento de HAS e DM n</w:t>
      </w:r>
      <w:r>
        <w:rPr>
          <w:lang w:val="en-US"/>
        </w:rPr>
        <w:t>ã</w:t>
      </w:r>
      <w:r>
        <w:t xml:space="preserve">o </w:t>
      </w:r>
      <w:r>
        <w:rPr>
          <w:lang w:val="en-US"/>
        </w:rPr>
        <w:t xml:space="preserve">é </w:t>
      </w:r>
      <w:r>
        <w:t xml:space="preserve">uma tecnologia que se basta a si mesma. Seu valor emerge do desenho de cuidado em que </w:t>
      </w:r>
      <w:r>
        <w:rPr>
          <w:lang w:val="en-US"/>
        </w:rPr>
        <w:t xml:space="preserve">é </w:t>
      </w:r>
      <w:r>
        <w:t xml:space="preserve">inserido, e desaparece quando tratado como substituto barato da consulta presencial, ou quando posto </w:t>
      </w:r>
      <w:r>
        <w:rPr>
          <w:lang w:val="en-US"/>
        </w:rPr>
        <w:t xml:space="preserve">à </w:t>
      </w:r>
      <w:r>
        <w:t>prova contra um cuidado presencial que j</w:t>
      </w:r>
      <w:r>
        <w:rPr>
          <w:lang w:val="en-US"/>
        </w:rPr>
        <w:t xml:space="preserve">á </w:t>
      </w:r>
      <w:r>
        <w:t xml:space="preserve">funciona bem em equipe. Essa condicionalidade, somada </w:t>
      </w:r>
      <w:r>
        <w:rPr>
          <w:lang w:val="en-US"/>
        </w:rPr>
        <w:t xml:space="preserve">à </w:t>
      </w:r>
      <w:r>
        <w:rPr>
          <w:lang w:val="it-IT"/>
        </w:rPr>
        <w:t>concentra</w:t>
      </w:r>
      <w:r>
        <w:rPr>
          <w:lang w:val="en-US"/>
        </w:rPr>
        <w:t>çã</w:t>
      </w:r>
      <w:r>
        <w:t>o da evid</w:t>
      </w:r>
      <w:r>
        <w:rPr>
          <w:lang w:val="en-US"/>
        </w:rPr>
        <w:t>ê</w:t>
      </w:r>
      <w:r>
        <w:t>ncia em sistemas de sa</w:t>
      </w:r>
      <w:r>
        <w:rPr>
          <w:lang w:val="en-US"/>
        </w:rPr>
        <w:t>ú</w:t>
      </w:r>
      <w:r>
        <w:t xml:space="preserve">de de alta renda, </w:t>
      </w:r>
      <w:r>
        <w:rPr>
          <w:lang w:val="en-US"/>
        </w:rPr>
        <w:t xml:space="preserve">é </w:t>
      </w:r>
      <w:r>
        <w:t>o principal alerta desta revis</w:t>
      </w:r>
      <w:r>
        <w:rPr>
          <w:lang w:val="en-US"/>
        </w:rPr>
        <w:t>ã</w:t>
      </w:r>
      <w:r>
        <w:t>o para o SUS: replicar protocolos importados sem replicar sua estrutura de suporte cl</w:t>
      </w:r>
      <w:r>
        <w:rPr>
          <w:lang w:val="en-US"/>
        </w:rPr>
        <w:t>í</w:t>
      </w:r>
      <w:r>
        <w:rPr>
          <w:lang w:val="it-IT"/>
        </w:rPr>
        <w:t xml:space="preserve">nico </w:t>
      </w:r>
      <w:r>
        <w:rPr>
          <w:lang w:val="en-US"/>
        </w:rPr>
        <w:t xml:space="preserve">é </w:t>
      </w:r>
      <w:r>
        <w:t>o caminho mais prov</w:t>
      </w:r>
      <w:r>
        <w:rPr>
          <w:lang w:val="en-US"/>
        </w:rPr>
        <w:t>á</w:t>
      </w:r>
      <w:r>
        <w:t>vel para reproduzir apenas o custo da tecnologia, sem seu benef</w:t>
      </w:r>
      <w:r>
        <w:rPr>
          <w:lang w:val="en-US"/>
        </w:rPr>
        <w:t>í</w:t>
      </w:r>
      <w:r>
        <w:t>cio. Para a APS brasileira, a alternativa respons</w:t>
      </w:r>
      <w:r>
        <w:rPr>
          <w:lang w:val="en-US"/>
        </w:rPr>
        <w:t>á</w:t>
      </w:r>
      <w:r>
        <w:t>vel passa por tr</w:t>
      </w:r>
      <w:r>
        <w:rPr>
          <w:lang w:val="en-US"/>
        </w:rPr>
        <w:t>ê</w:t>
      </w:r>
      <w:r>
        <w:t>s frentes: aproveitar a infraestrutura j</w:t>
      </w:r>
      <w:r>
        <w:rPr>
          <w:lang w:val="en-US"/>
        </w:rPr>
        <w:t xml:space="preserve">á </w:t>
      </w:r>
      <w:r>
        <w:lastRenderedPageBreak/>
        <w:t>consolidada do Programa Telessa</w:t>
      </w:r>
      <w:r>
        <w:rPr>
          <w:lang w:val="en-US"/>
        </w:rPr>
        <w:t>ú</w:t>
      </w:r>
      <w:r>
        <w:t>de Brasil Redes, desenhar deliberadamente estrat</w:t>
      </w:r>
      <w:r>
        <w:rPr>
          <w:lang w:val="en-US"/>
        </w:rPr>
        <w:t>é</w:t>
      </w:r>
      <w:r>
        <w:t>gias de mitiga</w:t>
      </w:r>
      <w:r>
        <w:rPr>
          <w:lang w:val="en-US"/>
        </w:rPr>
        <w:t>çã</w:t>
      </w:r>
      <w:r>
        <w:t>o da exclus</w:t>
      </w:r>
      <w:r>
        <w:rPr>
          <w:lang w:val="en-US"/>
        </w:rPr>
        <w:t>ã</w:t>
      </w:r>
      <w:r>
        <w:t>o digital desde a concep</w:t>
      </w:r>
      <w:r>
        <w:rPr>
          <w:lang w:val="en-US"/>
        </w:rPr>
        <w:t>çã</w:t>
      </w:r>
      <w:r>
        <w:t>o dos projetos-piloto, e produzir evid</w:t>
      </w:r>
      <w:r>
        <w:rPr>
          <w:lang w:val="en-US"/>
        </w:rPr>
        <w:t>ê</w:t>
      </w:r>
      <w:r>
        <w:t>ncia nacional de efetividade e custo-efetividade, hoje praticamente inexistente, antes de qualquer expans</w:t>
      </w:r>
      <w:r>
        <w:rPr>
          <w:lang w:val="en-US"/>
        </w:rPr>
        <w:t>ã</w:t>
      </w:r>
      <w:r>
        <w:t>o em larga escala.</w:t>
      </w:r>
    </w:p>
    <w:p w14:paraId="7F2DFD1D" w14:textId="77777777" w:rsidR="00E142B8" w:rsidRDefault="00E142B8" w:rsidP="00C6138F">
      <w:pPr>
        <w:pStyle w:val="CorpoA"/>
        <w:spacing w:after="0" w:line="360" w:lineRule="auto"/>
        <w:jc w:val="both"/>
      </w:pPr>
    </w:p>
    <w:p w14:paraId="120A4E0A" w14:textId="77777777" w:rsidR="0010416E" w:rsidRDefault="00000000" w:rsidP="00C6138F">
      <w:pPr>
        <w:pStyle w:val="CorpoA"/>
        <w:spacing w:after="0" w:line="360" w:lineRule="auto"/>
      </w:pPr>
      <w:r>
        <w:rPr>
          <w:b/>
          <w:bCs/>
        </w:rPr>
        <w:t>Declarações Institucionais e Metadados de Submissão</w:t>
      </w:r>
    </w:p>
    <w:p w14:paraId="3060819E" w14:textId="77777777" w:rsidR="0010416E" w:rsidRDefault="00000000" w:rsidP="00E142B8">
      <w:pPr>
        <w:pStyle w:val="CorpoA"/>
        <w:spacing w:after="0" w:line="360" w:lineRule="auto"/>
        <w:jc w:val="both"/>
      </w:pPr>
      <w:r>
        <w:rPr>
          <w:b/>
          <w:bCs/>
        </w:rPr>
        <w:t xml:space="preserve">Aspectos Éticos: </w:t>
      </w:r>
      <w:r>
        <w:t>O presente estudo baseou-se exclusivamente em dados secundários e literatura científica de domínio público, sem envolvimento direto de participantes humanos ou animais, dispensando aprovação por Comitê de Ética em Pesquisa (CEP), em consonância com as Resoluções CNS nº 466/2012 e nº 510/2016.</w:t>
      </w:r>
    </w:p>
    <w:p w14:paraId="015955C8" w14:textId="77777777" w:rsidR="0010416E" w:rsidRDefault="00000000" w:rsidP="00E142B8">
      <w:pPr>
        <w:pStyle w:val="CorpoA"/>
        <w:spacing w:after="0" w:line="360" w:lineRule="auto"/>
        <w:jc w:val="both"/>
      </w:pPr>
      <w:r>
        <w:rPr>
          <w:b/>
          <w:bCs/>
        </w:rPr>
        <w:t xml:space="preserve">Conflito de Interesses: </w:t>
      </w:r>
      <w:r>
        <w:t>Os autores declaram não possuir conflitos de interesse de natureza financeira, pessoal ou institucional que possam ter influenciado o delineamento, a condução, os resultados ou a redação deste artigo.</w:t>
      </w:r>
    </w:p>
    <w:p w14:paraId="5B3C82CA" w14:textId="77777777" w:rsidR="0010416E" w:rsidRDefault="00000000" w:rsidP="00E142B8">
      <w:pPr>
        <w:pStyle w:val="CorpoA"/>
        <w:spacing w:after="0" w:line="360" w:lineRule="auto"/>
        <w:jc w:val="both"/>
      </w:pPr>
      <w:r>
        <w:rPr>
          <w:b/>
          <w:bCs/>
        </w:rPr>
        <w:t xml:space="preserve">Fonte de Financiamento: </w:t>
      </w:r>
      <w:r>
        <w:t>A pesquisa foi realizada com recursos próprios dos autores, não tendo recebido financiamento ou suporte financeiro específico de agências de fomento governamentais ou privadas.</w:t>
      </w:r>
    </w:p>
    <w:p w14:paraId="3B7274DF" w14:textId="77777777" w:rsidR="0010416E" w:rsidRDefault="00000000" w:rsidP="00E142B8">
      <w:pPr>
        <w:pStyle w:val="CorpoA"/>
        <w:spacing w:after="0" w:line="360" w:lineRule="auto"/>
        <w:jc w:val="both"/>
      </w:pPr>
      <w:r>
        <w:rPr>
          <w:b/>
          <w:bCs/>
        </w:rPr>
        <w:t xml:space="preserve">Disponibilidade de Dados de Pesquisa: </w:t>
      </w:r>
      <w:r>
        <w:t>Em alinhamento às diretrizes de Ciência Aberta, a planilha completa de extração de dados, os registros de busca nas bases de dados e a relação pormenorizada dos estudos elegíveis e excluídos estão integralmente disponíveis mediante solicitação aos autores.</w:t>
      </w:r>
    </w:p>
    <w:p w14:paraId="30FA6D1F" w14:textId="77777777" w:rsidR="0010416E" w:rsidRDefault="00000000" w:rsidP="00E142B8">
      <w:pPr>
        <w:pStyle w:val="CorpoA"/>
        <w:spacing w:after="0" w:line="360" w:lineRule="auto"/>
        <w:jc w:val="both"/>
      </w:pPr>
      <w:r>
        <w:rPr>
          <w:b/>
          <w:bCs/>
        </w:rPr>
        <w:t xml:space="preserve">Contribuição dos Autores (Taxonomia CRediT): </w:t>
      </w:r>
      <w:r>
        <w:t>Concepção e delineamento do estudo: todos os autores. Levantamento bibliográfico, triagem e seleção dos estudos: todos os autores. Extração de dados, síntese crítica e avaliação da qualidade metodológica (MMAT): todos os autores. Redação do manuscrito original, revisão crítica substantiva e aprovação final da versão a ser publicada: todos os autores.</w:t>
      </w:r>
    </w:p>
    <w:p w14:paraId="12391D80" w14:textId="77777777" w:rsidR="0010416E" w:rsidRDefault="0010416E">
      <w:pPr>
        <w:pStyle w:val="CorpoA"/>
      </w:pPr>
    </w:p>
    <w:p w14:paraId="342D65CF" w14:textId="77777777" w:rsidR="0010416E" w:rsidRDefault="00000000">
      <w:pPr>
        <w:pStyle w:val="CorpoA"/>
        <w:jc w:val="both"/>
      </w:pPr>
      <w:commentRangeStart w:id="260"/>
      <w:r>
        <w:rPr>
          <w:b/>
          <w:bCs/>
        </w:rPr>
        <w:t>Refer</w:t>
      </w:r>
      <w:r>
        <w:rPr>
          <w:b/>
          <w:bCs/>
          <w:lang w:val="en-US"/>
        </w:rPr>
        <w:t>ê</w:t>
      </w:r>
      <w:r>
        <w:rPr>
          <w:b/>
          <w:bCs/>
        </w:rPr>
        <w:t>ncias</w:t>
      </w:r>
      <w:commentRangeEnd w:id="260"/>
      <w:r w:rsidR="00E142B8">
        <w:rPr>
          <w:rStyle w:val="Refdecomentrio"/>
          <w:sz w:val="24"/>
          <w:szCs w:val="24"/>
        </w:rPr>
        <w:commentReference w:id="260"/>
      </w:r>
    </w:p>
    <w:p w14:paraId="4CA7736A" w14:textId="77777777" w:rsidR="0010416E" w:rsidRDefault="00000000">
      <w:pPr>
        <w:pStyle w:val="CorpoA"/>
        <w:jc w:val="both"/>
      </w:pPr>
      <w:r>
        <w:t>1. Gon</w:t>
      </w:r>
      <w:r>
        <w:rPr>
          <w:lang w:val="en-US"/>
        </w:rPr>
        <w:t>çalves MR, Hauser L, Prestes IV, Schmidt MI, Duncan BB, Harzheim E. Primary health care quality and hospitalizations for ambulatory care sensitive conditions in the public health system in Porto Alegre, Brazil. Fam Pract. 2016;33(3):238-42. https://doi.org/10.1093/fampra/cmv051</w:t>
      </w:r>
    </w:p>
    <w:p w14:paraId="4F0392B5" w14:textId="77777777" w:rsidR="0010416E" w:rsidRDefault="00000000">
      <w:pPr>
        <w:pStyle w:val="CorpoA"/>
        <w:jc w:val="both"/>
        <w:rPr>
          <w:lang w:val="en-US"/>
        </w:rPr>
      </w:pPr>
      <w:r>
        <w:rPr>
          <w:lang w:val="en-US"/>
        </w:rPr>
        <w:lastRenderedPageBreak/>
        <w:t>2. Fujiwara T, Sheppard JP, Hoshide S, Kario K, McManus RJ. Medical Telemonitoring for the Management of Hypertension in Older Patients in Japan. Int J Environ Res Public Health. 2023;20(3):2227. https://doi.org/10.3390/ijerph20032227</w:t>
      </w:r>
    </w:p>
    <w:p w14:paraId="5720047E" w14:textId="77777777" w:rsidR="0010416E" w:rsidRDefault="00000000">
      <w:pPr>
        <w:pStyle w:val="CorpoA"/>
        <w:jc w:val="both"/>
      </w:pPr>
      <w:r>
        <w:rPr>
          <w:lang w:val="it-IT"/>
        </w:rPr>
        <w:t>3. Schmitz CAA, Harzheim E. Oferta e utiliza</w:t>
      </w:r>
      <w:r>
        <w:rPr>
          <w:lang w:val="en-US"/>
        </w:rPr>
        <w:t>çã</w:t>
      </w:r>
      <w:r>
        <w:t>o de teleconsultorias para Aten</w:t>
      </w:r>
      <w:r>
        <w:rPr>
          <w:lang w:val="en-US"/>
        </w:rPr>
        <w:t>çã</w:t>
      </w:r>
      <w:r>
        <w:rPr>
          <w:lang w:val="it-IT"/>
        </w:rPr>
        <w:t>o Prim</w:t>
      </w:r>
      <w:r>
        <w:rPr>
          <w:lang w:val="en-US"/>
        </w:rPr>
        <w:t>á</w:t>
      </w:r>
      <w:r>
        <w:rPr>
          <w:lang w:val="it-IT"/>
        </w:rPr>
        <w:t xml:space="preserve">ria </w:t>
      </w:r>
      <w:r>
        <w:rPr>
          <w:lang w:val="en-US"/>
        </w:rPr>
        <w:t xml:space="preserve">à </w:t>
      </w:r>
      <w:r>
        <w:t>Sa</w:t>
      </w:r>
      <w:r>
        <w:rPr>
          <w:lang w:val="en-US"/>
        </w:rPr>
        <w:t>ú</w:t>
      </w:r>
      <w:r>
        <w:t>de no Programa Telessa</w:t>
      </w:r>
      <w:r>
        <w:rPr>
          <w:lang w:val="en-US"/>
        </w:rPr>
        <w:t>ú</w:t>
      </w:r>
      <w:r>
        <w:t>de Brasil Redes. Rev Bras Med Fam Comunidade. 2017;12(39):1-11. https://doi.org/10.5712/rbmfc12(39)1453</w:t>
      </w:r>
    </w:p>
    <w:p w14:paraId="02592E58" w14:textId="77777777" w:rsidR="0010416E" w:rsidRDefault="00000000">
      <w:pPr>
        <w:pStyle w:val="CorpoA"/>
        <w:jc w:val="both"/>
      </w:pPr>
      <w:r>
        <w:t>4. Sarti TD, Almeida APSC. Incorpora</w:t>
      </w:r>
      <w:r>
        <w:rPr>
          <w:lang w:val="en-US"/>
        </w:rPr>
        <w:t>çã</w:t>
      </w:r>
      <w:r>
        <w:rPr>
          <w:lang w:val="it-IT"/>
        </w:rPr>
        <w:t>o de telessa</w:t>
      </w:r>
      <w:r>
        <w:rPr>
          <w:lang w:val="en-US"/>
        </w:rPr>
        <w:t>ú</w:t>
      </w:r>
      <w:r>
        <w:t>de na aten</w:t>
      </w:r>
      <w:r>
        <w:rPr>
          <w:lang w:val="en-US"/>
        </w:rPr>
        <w:t>çã</w:t>
      </w:r>
      <w:r>
        <w:t>o prim</w:t>
      </w:r>
      <w:r>
        <w:rPr>
          <w:lang w:val="en-US"/>
        </w:rPr>
        <w:t>á</w:t>
      </w:r>
      <w:r>
        <w:rPr>
          <w:lang w:val="it-IT"/>
        </w:rPr>
        <w:t xml:space="preserve">ria </w:t>
      </w:r>
      <w:r>
        <w:rPr>
          <w:lang w:val="en-US"/>
        </w:rPr>
        <w:t xml:space="preserve">à </w:t>
      </w:r>
      <w:r>
        <w:t>sa</w:t>
      </w:r>
      <w:r>
        <w:rPr>
          <w:lang w:val="en-US"/>
        </w:rPr>
        <w:t>ú</w:t>
      </w:r>
      <w:r>
        <w:t>de no Brasil e fatores associados. Cad Sa</w:t>
      </w:r>
      <w:r>
        <w:rPr>
          <w:lang w:val="en-US"/>
        </w:rPr>
        <w:t>ú</w:t>
      </w:r>
      <w:r>
        <w:t>de P</w:t>
      </w:r>
      <w:r>
        <w:rPr>
          <w:lang w:val="en-US"/>
        </w:rPr>
        <w:t>ública. 2022;38(4):e00252221. https://doi.org/10.1590/0102-311XPT252221</w:t>
      </w:r>
    </w:p>
    <w:p w14:paraId="32538DE8" w14:textId="77777777" w:rsidR="0010416E" w:rsidRDefault="00000000">
      <w:pPr>
        <w:pStyle w:val="CorpoA"/>
        <w:jc w:val="both"/>
        <w:rPr>
          <w:lang w:val="en-US"/>
        </w:rPr>
      </w:pPr>
      <w:r>
        <w:rPr>
          <w:lang w:val="en-US"/>
        </w:rPr>
        <w:t>5. Hammersley V, Parker R, Paterson M, Hanley J, Pinnock H, Padfield P, et al. Telemonitoring at scale for hypertension in primary care: An implementation study. PLoS Med. 2020;17(6):e1003124. https://doi.org/10.1371/journal.pmed.1003124</w:t>
      </w:r>
    </w:p>
    <w:p w14:paraId="4A77D001" w14:textId="77777777" w:rsidR="0010416E" w:rsidRDefault="00000000">
      <w:pPr>
        <w:pStyle w:val="CorpoA"/>
        <w:jc w:val="both"/>
        <w:rPr>
          <w:lang w:val="en-US"/>
        </w:rPr>
      </w:pPr>
      <w:r>
        <w:rPr>
          <w:lang w:val="en-US"/>
        </w:rPr>
        <w:t>6. McManus RJ, Little P, Stuart B, Morton K, Raftery J, Kelly J, et al. Home and Online Management and Evaluation of Blood Pressure (HOME BP) using a digital intervention in poorly controlled hypertension: randomised controlled trial. BMJ. 2021;372:m4858. https://doi.org/10.1136/bmj.m4858</w:t>
      </w:r>
    </w:p>
    <w:p w14:paraId="71739538" w14:textId="77777777" w:rsidR="0010416E" w:rsidRDefault="00000000">
      <w:pPr>
        <w:pStyle w:val="CorpoA"/>
        <w:jc w:val="both"/>
        <w:rPr>
          <w:lang w:val="en-US"/>
        </w:rPr>
      </w:pPr>
      <w:r>
        <w:rPr>
          <w:lang w:val="en-US"/>
        </w:rPr>
        <w:t>7. Wakefield BJ, Koopman RJ, Keplinger LE, Bomar M, Bernt B, Johanning JL, et al. Effect of home telemonitoring on glycemic and blood pressure control in primary care clinic patients with diabetes. Telemed J E Health. 2014;20(3):199-205. https://doi.org/10.1089/tmj.2013.0151</w:t>
      </w:r>
    </w:p>
    <w:p w14:paraId="7A3083E5" w14:textId="77777777" w:rsidR="0010416E" w:rsidRDefault="00000000">
      <w:pPr>
        <w:pStyle w:val="CorpoA"/>
        <w:jc w:val="both"/>
      </w:pPr>
      <w:r>
        <w:t>8. Karhula T, Vuorinen AL, R</w:t>
      </w:r>
      <w:r>
        <w:rPr>
          <w:lang w:val="en-US"/>
        </w:rPr>
        <w:t>ää</w:t>
      </w:r>
      <w:r>
        <w:t>pysj</w:t>
      </w:r>
      <w:r>
        <w:rPr>
          <w:lang w:val="en-US"/>
        </w:rPr>
        <w:t>ärvi K, Pakanen M, Itkonen P, Tepponen M, et al. Telemonitoring and Mobile Phone-Based Health Coaching Among Finnish Diabetic and Heart Disease Patients: Randomized Controlled Trial. J Med Internet Res. 2015;17(6):e153. https://doi.org/10.2196/jmir.4059</w:t>
      </w:r>
    </w:p>
    <w:p w14:paraId="3240E074" w14:textId="77777777" w:rsidR="0010416E" w:rsidRDefault="00000000">
      <w:pPr>
        <w:pStyle w:val="CorpoA"/>
      </w:pPr>
      <w:r>
        <w:t>9. Mendes KDS, Silveira RCCP, Galvão CM. Revisão integrativa: método de pesquisa para a incorporação de evidências na saúde e na enfermagem. Texto Contexto Enferm. 2008;17(4):758-64. https://doi.org/10.1590/S0104-07072008000400018</w:t>
      </w:r>
    </w:p>
    <w:p w14:paraId="7DEF8A25" w14:textId="77777777" w:rsidR="0010416E" w:rsidRDefault="00000000">
      <w:pPr>
        <w:pStyle w:val="CorpoA"/>
        <w:jc w:val="both"/>
        <w:rPr>
          <w:lang w:val="en-US"/>
        </w:rPr>
      </w:pPr>
      <w:r>
        <w:rPr>
          <w:lang w:val="en-US"/>
        </w:rPr>
        <w:t>10. Meng WW, Bai YY, Yan L, Zheng W, Zeng Q, Zheng YS, et al. Effect of Home Blood Pressure Telemonitoring Plus Additional Support on Blood Pressure Control: A Randomized Clinical Trial. Biomed Environ Sci. 2023;36(6):517-26. https://doi.org/10.3967/bes2023.063</w:t>
      </w:r>
    </w:p>
    <w:p w14:paraId="69939CA2" w14:textId="77777777" w:rsidR="0010416E" w:rsidRDefault="00000000">
      <w:pPr>
        <w:pStyle w:val="CorpoA"/>
        <w:jc w:val="both"/>
        <w:rPr>
          <w:lang w:val="en-US"/>
        </w:rPr>
      </w:pPr>
      <w:r>
        <w:rPr>
          <w:lang w:val="en-US"/>
        </w:rPr>
        <w:t>11. Teo VH, Teo SH, Burkill SM, Wang Y, Chew EA, Ng DW, Tang WE, Koh GC. Effects of technology-enabled blood pressure monitoring in primary care: A quasi-experimental trial. J Telemed Telecare. 2021;30(1):121-30. https://doi.org/10.1177/1357633X211031780</w:t>
      </w:r>
    </w:p>
    <w:p w14:paraId="5EECE1F8" w14:textId="77777777" w:rsidR="0010416E" w:rsidRDefault="00000000">
      <w:pPr>
        <w:pStyle w:val="CorpoA"/>
        <w:jc w:val="both"/>
        <w:rPr>
          <w:lang w:val="en-US"/>
        </w:rPr>
      </w:pPr>
      <w:r>
        <w:rPr>
          <w:lang w:val="en-US"/>
        </w:rPr>
        <w:lastRenderedPageBreak/>
        <w:t>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14:paraId="40A5CF3F" w14:textId="77777777" w:rsidR="0010416E" w:rsidRDefault="00000000">
      <w:pPr>
        <w:pStyle w:val="CorpoA"/>
        <w:jc w:val="both"/>
        <w:rPr>
          <w:lang w:val="en-US"/>
        </w:rPr>
      </w:pPr>
      <w:r>
        <w:rPr>
          <w:lang w:val="en-US"/>
        </w:rPr>
        <w:t>13. Tucker KL, Sheppard JP, Stevens R, Bosworth HB, Bove A, Bray EP, et al. Self-monitoring of blood pressure in hypertension: A systematic review and individual patient data meta-analysis. PLoS Med. 2017;14(9):e1002389. https://doi.org/10.1371/journal.pmed.1002389</w:t>
      </w:r>
    </w:p>
    <w:p w14:paraId="340C69CC" w14:textId="77777777" w:rsidR="0010416E" w:rsidRDefault="00000000">
      <w:pPr>
        <w:pStyle w:val="CorpoA"/>
        <w:jc w:val="both"/>
        <w:rPr>
          <w:lang w:val="en-US"/>
        </w:rPr>
      </w:pPr>
      <w:r>
        <w:rPr>
          <w:lang w:val="en-US"/>
        </w:rPr>
        <w:t>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14:paraId="5B437CA4" w14:textId="77777777" w:rsidR="0010416E" w:rsidRDefault="00000000">
      <w:pPr>
        <w:pStyle w:val="CorpoA"/>
        <w:jc w:val="both"/>
        <w:rPr>
          <w:lang w:val="en-US"/>
        </w:rPr>
      </w:pPr>
      <w:r>
        <w:rPr>
          <w:lang w:val="en-US"/>
        </w:rPr>
        <w:t>15. Monahan M, Jowett S, Nickless A, Franssen M, Grant S, Greenfield S, et al. Cost-Effectiveness of Telemonitoring and Self-Monitoring of Blood Pressure for Antihypertensive Titration in Primary Care (TASMINH4). Hypertension. 2019;73(6):1231-9. https://doi.org/10.1161/HYPERTENSIONAHA.118.12415</w:t>
      </w:r>
    </w:p>
    <w:p w14:paraId="47118EFF" w14:textId="77777777" w:rsidR="0010416E" w:rsidRDefault="00000000">
      <w:pPr>
        <w:pStyle w:val="CorpoA"/>
        <w:jc w:val="both"/>
        <w:rPr>
          <w:lang w:val="en-US"/>
        </w:rPr>
      </w:pPr>
      <w:r>
        <w:rPr>
          <w:lang w:val="en-US"/>
        </w:rPr>
        <w:t>16. Margolis KL, Asche SE, Bergdall AR, Dehmer SP, Maciosek MV, Nyboer RA, et al. A Successful Multifaceted Trial to Improve Hypertension Control in Primary Care: Why Did it Work? J Gen Intern Med. 2015;30(11):1665-72. https://doi.org/10.1007/s11606-015-3355-x</w:t>
      </w:r>
    </w:p>
    <w:p w14:paraId="07A7AA4D" w14:textId="77777777" w:rsidR="0010416E" w:rsidRDefault="00000000">
      <w:pPr>
        <w:pStyle w:val="CorpoA"/>
        <w:jc w:val="both"/>
        <w:rPr>
          <w:lang w:val="en-US"/>
        </w:rPr>
      </w:pPr>
      <w:r>
        <w:rPr>
          <w:lang w:val="en-US"/>
        </w:rPr>
        <w:t>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14:paraId="463D0165" w14:textId="77777777" w:rsidR="0010416E" w:rsidRDefault="00000000">
      <w:pPr>
        <w:pStyle w:val="CorpoA"/>
        <w:jc w:val="both"/>
        <w:rPr>
          <w:lang w:val="en-US"/>
        </w:rPr>
      </w:pPr>
      <w:r>
        <w:rPr>
          <w:lang w:val="en-US"/>
        </w:rPr>
        <w:t>18. Lee JY, Chan CKY, Chua SS, Ng CJ, Paraidathathu T, Lee KKC, et al. Telemonitoring and Team-Based Management of Glycemic Control on People with Type 2 Diabetes: a Cluster-Randomized Controlled Trial. J Gen Intern Med. 2020;35(1):87-94. https://doi.org/10.1007/s11606-019-05316-9</w:t>
      </w:r>
    </w:p>
    <w:p w14:paraId="2D6B6D17" w14:textId="77777777" w:rsidR="0010416E" w:rsidRDefault="00000000">
      <w:pPr>
        <w:pStyle w:val="CorpoA"/>
        <w:jc w:val="both"/>
        <w:rPr>
          <w:lang w:val="en-US"/>
        </w:rPr>
      </w:pPr>
      <w:r>
        <w:rPr>
          <w:lang w:val="en-US"/>
        </w:rPr>
        <w:t>19. Shane-McWhorter L, Lenert L, Petersen M, Woolsey S, McAdam-Marx C, Coursey JM, et al. The Utah Remote Monitoring Project: improving health care one patient at a time. Diabetes Technol Ther. 2014;16(10):653-60. https://doi.org/10.1089/dia.2014.0045</w:t>
      </w:r>
    </w:p>
    <w:p w14:paraId="0D44C654" w14:textId="77777777" w:rsidR="0010416E" w:rsidRDefault="00000000">
      <w:pPr>
        <w:pStyle w:val="CorpoA"/>
        <w:jc w:val="both"/>
        <w:rPr>
          <w:lang w:val="en-US"/>
        </w:rPr>
      </w:pPr>
      <w:r>
        <w:rPr>
          <w:lang w:val="en-US"/>
        </w:rPr>
        <w:t>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14:paraId="2279361F" w14:textId="77777777" w:rsidR="0010416E" w:rsidRDefault="00000000">
      <w:pPr>
        <w:pStyle w:val="CorpoA"/>
        <w:jc w:val="both"/>
        <w:rPr>
          <w:lang w:val="en-US"/>
        </w:rPr>
      </w:pPr>
      <w:r>
        <w:rPr>
          <w:lang w:val="en-US"/>
        </w:rPr>
        <w:lastRenderedPageBreak/>
        <w:t>21. Camparoto CW, Haddad MDCFL, Teston EF, Reis PD, Marcon SS. Nurses' perspectives on the use of telemonitoring in the management of people with diabetes and hypertension. Rev Bras Enferm. 2025;77(6):e20230481. https://doi.org/10.1590/0034-7167-2023-0481</w:t>
      </w:r>
    </w:p>
    <w:p w14:paraId="1F1E002E" w14:textId="77777777" w:rsidR="0010416E" w:rsidRDefault="00000000">
      <w:pPr>
        <w:pStyle w:val="CorpoA"/>
        <w:jc w:val="both"/>
      </w:pPr>
      <w:r>
        <w:t>22. K</w:t>
      </w:r>
      <w:r>
        <w:rPr>
          <w:lang w:val="en-US"/>
        </w:rPr>
        <w:t>ü</w:t>
      </w:r>
      <w:r>
        <w:rPr>
          <w:lang w:val="it-IT"/>
        </w:rPr>
        <w:t>chler ML, Mantovani MF, Paes RG, Paz VP, Gribner FC, Silva ECS. Interven</w:t>
      </w:r>
      <w:r>
        <w:rPr>
          <w:lang w:val="en-US"/>
        </w:rPr>
        <w:t>çõ</w:t>
      </w:r>
      <w:r>
        <w:t>es educativas remotas para o letramento de adultos com hipertens</w:t>
      </w:r>
      <w:r>
        <w:rPr>
          <w:lang w:val="en-US"/>
        </w:rPr>
        <w:t>ã</w:t>
      </w:r>
      <w:r>
        <w:t>o arterial na aten</w:t>
      </w:r>
      <w:r>
        <w:rPr>
          <w:lang w:val="en-US"/>
        </w:rPr>
        <w:t>çã</w:t>
      </w:r>
      <w:r>
        <w:t>o prim</w:t>
      </w:r>
      <w:r>
        <w:rPr>
          <w:lang w:val="en-US"/>
        </w:rPr>
        <w:t>á</w:t>
      </w:r>
      <w:r>
        <w:rPr>
          <w:lang w:val="it-IT"/>
        </w:rPr>
        <w:t>ria. Ci</w:t>
      </w:r>
      <w:r>
        <w:rPr>
          <w:lang w:val="en-US"/>
        </w:rPr>
        <w:t>ênc Cuid Saú</w:t>
      </w:r>
      <w:r>
        <w:t>de. 2022;21:e61813. https://doi.org/10.4025/ciencuidsaude.v21i0.61813</w:t>
      </w:r>
    </w:p>
    <w:p w14:paraId="5CF9B209" w14:textId="77777777" w:rsidR="0010416E" w:rsidRDefault="00000000">
      <w:pPr>
        <w:pStyle w:val="CorpoA"/>
        <w:jc w:val="both"/>
      </w:pPr>
      <w:r>
        <w:t>23. Lino IGT, Oliveira RG, Teston EF, Ferreira PC, Marquete VF, Mussi FC, et al. Disposi</w:t>
      </w:r>
      <w:r>
        <w:rPr>
          <w:lang w:val="en-US"/>
        </w:rPr>
        <w:t>çã</w:t>
      </w:r>
      <w:r>
        <w:t>o de enfermeiros para o uso do telemonitoramento em usu</w:t>
      </w:r>
      <w:r>
        <w:rPr>
          <w:lang w:val="en-US"/>
        </w:rPr>
        <w:t>á</w:t>
      </w:r>
      <w:r>
        <w:t>rios com condi</w:t>
      </w:r>
      <w:r>
        <w:rPr>
          <w:lang w:val="en-US"/>
        </w:rPr>
        <w:t>çõ</w:t>
      </w:r>
      <w:r>
        <w:rPr>
          <w:lang w:val="fr-FR"/>
        </w:rPr>
        <w:t>es cr</w:t>
      </w:r>
      <w:r>
        <w:rPr>
          <w:lang w:val="en-US"/>
        </w:rPr>
        <w:t>ô</w:t>
      </w:r>
      <w:r>
        <w:t>nicas: estudo transversal. Online Braz J Nurs. 2023;22:e6648. https://doi.org/10.17665/1676-4285.20236648</w:t>
      </w:r>
    </w:p>
    <w:p w14:paraId="722FEE7D" w14:textId="77777777" w:rsidR="0010416E" w:rsidRDefault="00000000">
      <w:pPr>
        <w:pStyle w:val="CorpoA"/>
        <w:jc w:val="both"/>
      </w:pPr>
      <w:r>
        <w:t>24. Barroso WKS, Feitosa ADM, Barbosa ECD, Brand</w:t>
      </w:r>
      <w:r>
        <w:rPr>
          <w:lang w:val="en-US"/>
        </w:rPr>
        <w:t>ã</w:t>
      </w:r>
      <w:r>
        <w:t>o AA, Miranda RD, Vitorino PVO, et al. Hipertensos Tratados e Avaliados por Telemonitoramento Residencial da Press</w:t>
      </w:r>
      <w:r>
        <w:rPr>
          <w:lang w:val="en-US"/>
        </w:rPr>
        <w:t>ã</w:t>
      </w:r>
      <w:r>
        <w:t>o Arterial. Estudo TeleMRPA. Arq Bras Cardiol. 2021;117(3):520-7. https://doi.org/10.36660/abc.20200073</w:t>
      </w:r>
    </w:p>
    <w:p w14:paraId="33DD2ED7" w14:textId="77777777" w:rsidR="0010416E" w:rsidRDefault="00000000">
      <w:pPr>
        <w:pStyle w:val="CorpoA"/>
      </w:pPr>
      <w:r>
        <w:t>25. Moreno JN, Amorim WW, Mistro S, Medeiros DS, Cortes ML, Soares DA, et al. Evaluation of blood pressure through home monitoring in Brazilian primary care: a feasibility study. Cien Saude Colet. 2021;26(8):2997-3004. https://doi.org/10.1590/1413-81232021268.17012020</w:t>
      </w:r>
    </w:p>
    <w:p w14:paraId="475ACAA4" w14:textId="77777777" w:rsidR="0010416E" w:rsidRDefault="00000000">
      <w:pPr>
        <w:pStyle w:val="CorpoA"/>
        <w:jc w:val="both"/>
      </w:pPr>
      <w:r>
        <w:rPr>
          <w:lang w:val="en-US"/>
        </w:rPr>
        <w:t>26. Penna GC, Gontijo ED, Mendes HG, Santos AF, Rodrigues AC, Nascimento MFJ, et al. A pilot project on glycemic home telemonitoring in type 2 diabetes patients in a Brazilian primary healthcare unit. Rev Mé</w:t>
      </w:r>
      <w:r>
        <w:t>d Minas Gerais. 2016;26:1-7. https://doi.org/10.5935/2238-3182.20160075</w:t>
      </w:r>
    </w:p>
    <w:p w14:paraId="011CDBEF" w14:textId="77777777" w:rsidR="0010416E" w:rsidRDefault="00000000">
      <w:pPr>
        <w:pStyle w:val="CorpoA"/>
        <w:jc w:val="both"/>
      </w:pPr>
      <w:r>
        <w:rPr>
          <w:lang w:val="it-IT"/>
        </w:rPr>
        <w:t>27. Gonz</w:t>
      </w:r>
      <w:r>
        <w:rPr>
          <w:lang w:val="en-US"/>
        </w:rPr>
        <w:t>á</w:t>
      </w:r>
      <w:r>
        <w:rPr>
          <w:lang w:val="it-IT"/>
        </w:rPr>
        <w:t>lez-Alzate N, Hern</w:t>
      </w:r>
      <w:r>
        <w:rPr>
          <w:lang w:val="en-US"/>
        </w:rPr>
        <w:t>á</w:t>
      </w:r>
      <w:r>
        <w:rPr>
          <w:lang w:val="fr-FR"/>
        </w:rPr>
        <w:t>ndez-Rinc</w:t>
      </w:r>
      <w:r>
        <w:rPr>
          <w:lang w:val="en-US"/>
        </w:rPr>
        <w:t>ó</w:t>
      </w:r>
      <w:r>
        <w:t>n EH, Ulloa-Rodr</w:t>
      </w:r>
      <w:r>
        <w:rPr>
          <w:lang w:val="en-US"/>
        </w:rPr>
        <w:t>íguez MF. Telehealth as a primary care strategy in type 2 Diabetes Mellitus in Colombia. Iatreia. 2022;35(2):151-64. https://doi.org/10.17533/udea.iatreia.109</w:t>
      </w:r>
    </w:p>
    <w:p w14:paraId="4B2E17F2" w14:textId="77777777" w:rsidR="0010416E" w:rsidRDefault="00000000">
      <w:pPr>
        <w:pStyle w:val="CorpoA"/>
      </w:pPr>
      <w:r>
        <w:t>28. Alcayaga C, Pérez JC, Bustamante C, Campos S, Lange I, Zuñiga F. Pilot plan for a mobile health communication and monitoring system for people with diabetes. Rev Panam Salud Publica. 2014;35(5-6):458-64. https://doi.org/10.1590/S1020-49892014000600008</w:t>
      </w:r>
    </w:p>
    <w:p w14:paraId="42597AA1" w14:textId="77777777" w:rsidR="0010416E" w:rsidRDefault="00000000">
      <w:pPr>
        <w:pStyle w:val="CorpoA"/>
        <w:jc w:val="both"/>
      </w:pPr>
      <w:r>
        <w:t>29. Mihevc M, Lukan</w:t>
      </w:r>
      <w:r>
        <w:rPr>
          <w:lang w:val="en-US"/>
        </w:rPr>
        <w:t>č</w:t>
      </w:r>
      <w:r>
        <w:t>i</w:t>
      </w:r>
      <w:r>
        <w:rPr>
          <w:lang w:val="en-US"/>
        </w:rPr>
        <w:t xml:space="preserve">č </w:t>
      </w:r>
      <w:r>
        <w:t xml:space="preserve">MM, </w:t>
      </w:r>
      <w:r>
        <w:rPr>
          <w:lang w:val="en-US"/>
        </w:rPr>
        <w:t>Č</w:t>
      </w:r>
      <w:r>
        <w:t>rt Z, Poto</w:t>
      </w:r>
      <w:r>
        <w:rPr>
          <w:lang w:val="en-US"/>
        </w:rPr>
        <w:t>č</w:t>
      </w:r>
      <w:r>
        <w:rPr>
          <w:lang w:val="da-DK"/>
        </w:rPr>
        <w:t xml:space="preserve">nik TV, </w:t>
      </w:r>
      <w:r>
        <w:rPr>
          <w:lang w:val="en-US"/>
        </w:rPr>
        <w:t>Š</w:t>
      </w:r>
      <w:r>
        <w:rPr>
          <w:lang w:val="fr-FR"/>
        </w:rPr>
        <w:t>ter MP, Klemenc-Keti</w:t>
      </w:r>
      <w:r>
        <w:rPr>
          <w:lang w:val="en-US"/>
        </w:rPr>
        <w:t>š Z, et al. Towards Integrated Care for the Elderly: Exploring the Acceptability of Telemonitoring for Hypertension and Type 2 Diabetes Management. Int J Integr Care. 2024;24(2):16. https://doi.org/10.5334/ijic.7621</w:t>
      </w:r>
    </w:p>
    <w:p w14:paraId="7DC23E03" w14:textId="77777777" w:rsidR="0010416E" w:rsidRDefault="00000000">
      <w:pPr>
        <w:pStyle w:val="CorpoA"/>
        <w:jc w:val="both"/>
        <w:rPr>
          <w:lang w:val="en-US"/>
        </w:rPr>
      </w:pPr>
      <w:r>
        <w:rPr>
          <w:lang w:val="en-US"/>
        </w:rPr>
        <w:t xml:space="preserve">30. Mchale S, Paterson M, Pearsons A, Neubeck L, Atherton I, Guthrie B, et al. Exploring the patient experience of remote hypertension management in Scotland </w:t>
      </w:r>
      <w:r>
        <w:rPr>
          <w:lang w:val="en-US"/>
        </w:rPr>
        <w:lastRenderedPageBreak/>
        <w:t>during COVID-19: a qualitative study. BMJ Open. 2023;13(12):e078944. https://doi.org/10.1136/bmjopen-2023-078944</w:t>
      </w:r>
    </w:p>
    <w:p w14:paraId="1FD1FCE4" w14:textId="77777777" w:rsidR="0010416E" w:rsidRDefault="00000000">
      <w:pPr>
        <w:pStyle w:val="CorpoA"/>
        <w:jc w:val="both"/>
        <w:rPr>
          <w:lang w:val="en-US"/>
        </w:rPr>
      </w:pPr>
      <w:r>
        <w:rPr>
          <w:lang w:val="en-US"/>
        </w:rPr>
        <w:t>31. Naqvi IA, Strobino K, Kuen Cheung Y, Li H, Schmitt K, Ferrara S, et al. Telehealth After Stroke Care Pilot Randomized Trial of Home Blood Pressure Telemonitoring in an Underserved Setting. Stroke. 2022;53(12):3538-47. https://doi.org/10.1161/STROKEAHA.122.041020</w:t>
      </w:r>
    </w:p>
    <w:p w14:paraId="55DF7DC9" w14:textId="77777777" w:rsidR="0010416E" w:rsidRDefault="00000000">
      <w:pPr>
        <w:pStyle w:val="CorpoA"/>
        <w:jc w:val="both"/>
      </w:pPr>
      <w:r>
        <w:t xml:space="preserve">32. Mihevc M, Zavrnik </w:t>
      </w:r>
      <w:r>
        <w:rPr>
          <w:lang w:val="en-US"/>
        </w:rPr>
        <w:t>Č</w:t>
      </w:r>
      <w:r>
        <w:t>, Mori Lukan</w:t>
      </w:r>
      <w:r>
        <w:rPr>
          <w:lang w:val="en-US"/>
        </w:rPr>
        <w:t>č</w:t>
      </w:r>
      <w:r>
        <w:t>i</w:t>
      </w:r>
      <w:r>
        <w:rPr>
          <w:lang w:val="en-US"/>
        </w:rPr>
        <w:t xml:space="preserve">č </w:t>
      </w:r>
      <w:r>
        <w:t>M, Virti</w:t>
      </w:r>
      <w:r>
        <w:rPr>
          <w:lang w:val="en-US"/>
        </w:rPr>
        <w:t xml:space="preserve">č </w:t>
      </w:r>
      <w:r>
        <w:t xml:space="preserve">T, Prevolnik Rupel V, Petek </w:t>
      </w:r>
      <w:r>
        <w:rPr>
          <w:lang w:val="en-US"/>
        </w:rPr>
        <w:t>Šter M, et al. Telemonitoring of Elderly with Hypertension and Type 2 Diabetes at the Primary Care Level: Protocol for a Multicentric Randomized Controlled Pilot Study. Zdr Varst. 2022;61(4):216-23. https://doi.org/10.2478/sjph-2022-0029</w:t>
      </w:r>
    </w:p>
    <w:p w14:paraId="79E96261" w14:textId="77777777" w:rsidR="0010416E" w:rsidRDefault="00000000">
      <w:pPr>
        <w:pStyle w:val="CorpoA"/>
        <w:jc w:val="both"/>
      </w:pPr>
      <w:r>
        <w:t xml:space="preserve">33. Mihevc M, Zavrnik </w:t>
      </w:r>
      <w:r>
        <w:rPr>
          <w:lang w:val="en-US"/>
        </w:rPr>
        <w:t>Č</w:t>
      </w:r>
      <w:r>
        <w:t>, Mori Lukan</w:t>
      </w:r>
      <w:r>
        <w:rPr>
          <w:lang w:val="en-US"/>
        </w:rPr>
        <w:t>č</w:t>
      </w:r>
      <w:r>
        <w:t>i</w:t>
      </w:r>
      <w:r>
        <w:rPr>
          <w:lang w:val="en-US"/>
        </w:rPr>
        <w:t xml:space="preserve">č </w:t>
      </w:r>
      <w:r>
        <w:t>M, Virti</w:t>
      </w:r>
      <w:r>
        <w:rPr>
          <w:lang w:val="en-US"/>
        </w:rPr>
        <w:t xml:space="preserve">č </w:t>
      </w:r>
      <w:r>
        <w:t>Poto</w:t>
      </w:r>
      <w:r>
        <w:rPr>
          <w:lang w:val="en-US"/>
        </w:rPr>
        <w:t>č</w:t>
      </w:r>
      <w:r>
        <w:t xml:space="preserve">nik T, Petek </w:t>
      </w:r>
      <w:r>
        <w:rPr>
          <w:lang w:val="en-US"/>
        </w:rPr>
        <w:t>Š</w:t>
      </w:r>
      <w:r>
        <w:rPr>
          <w:lang w:val="de-DE"/>
        </w:rPr>
        <w:t>ter M, Klemenc-Keti</w:t>
      </w:r>
      <w:r>
        <w:rPr>
          <w:lang w:val="en-US"/>
        </w:rPr>
        <w:t>š Z, et al. Bottom-Up Analysis of Telemonitoring Costs: A Case Study in Slovenian Primary Care. Zdr Varst. 2024;63(1):5-13. https://doi.org/10.2478/sjph-2024-0002</w:t>
      </w:r>
    </w:p>
    <w:p w14:paraId="097025B1" w14:textId="77777777" w:rsidR="0010416E" w:rsidRDefault="00000000">
      <w:pPr>
        <w:pStyle w:val="CorpoA"/>
        <w:jc w:val="both"/>
        <w:rPr>
          <w:lang w:val="en-US"/>
        </w:rPr>
      </w:pPr>
      <w:r>
        <w:rPr>
          <w:lang w:val="en-US"/>
        </w:rPr>
        <w:t>34. Beran M, Bergdall AR, Kodet AJ, JaKa MM, Sperl-Hillen JM, Margolis KL. Primary care physician perspectives on using team care in clinical practice. J Am Pharm Assoc (2003). 2021;61(6):745-52. https://doi.org/10.1016/j.japh.2021.06.002</w:t>
      </w:r>
    </w:p>
    <w:p w14:paraId="2E62B3EB" w14:textId="77777777" w:rsidR="0010416E" w:rsidRDefault="00000000">
      <w:pPr>
        <w:pStyle w:val="CorpoA"/>
        <w:jc w:val="both"/>
      </w:pPr>
      <w:r>
        <w:rPr>
          <w:lang w:val="fr-FR"/>
        </w:rPr>
        <w:t>35. Mihevc M, Virti</w:t>
      </w:r>
      <w:r>
        <w:rPr>
          <w:lang w:val="en-US"/>
        </w:rPr>
        <w:t xml:space="preserve">č </w:t>
      </w:r>
      <w:r>
        <w:t>Poto</w:t>
      </w:r>
      <w:r>
        <w:rPr>
          <w:lang w:val="en-US"/>
        </w:rPr>
        <w:t>č</w:t>
      </w:r>
      <w:r>
        <w:t xml:space="preserve">nik T, Zavrnik </w:t>
      </w:r>
      <w:r>
        <w:rPr>
          <w:lang w:val="en-US"/>
        </w:rPr>
        <w:t>Č</w:t>
      </w:r>
      <w:r>
        <w:rPr>
          <w:lang w:val="de-DE"/>
        </w:rPr>
        <w:t>, Klemenc-Keti</w:t>
      </w:r>
      <w:r>
        <w:rPr>
          <w:lang w:val="en-US"/>
        </w:rPr>
        <w:t xml:space="preserve">š </w:t>
      </w:r>
      <w:r>
        <w:t xml:space="preserve">Z, Petek </w:t>
      </w:r>
      <w:r>
        <w:rPr>
          <w:lang w:val="en-US"/>
        </w:rPr>
        <w:t>Šter M. Managing cardiovascular risk factors with telemedicine in primary care: A systematic review and meta-analysis of patients with arterial hypertension and type 2 diabetes. Chronic Illn. 2024;21(1):3-24. https://doi.org/10.1177/17423953241277896</w:t>
      </w:r>
    </w:p>
    <w:p w14:paraId="1B9D1631" w14:textId="77777777" w:rsidR="0010416E" w:rsidRDefault="00000000">
      <w:pPr>
        <w:pStyle w:val="CorpoA"/>
      </w:pPr>
      <w:r>
        <w:t>36. Barroso WKS, Rodrigues CIS, Bortolotto LA, Mota-Gomes MA, Brandão AA, Feitosa ADM, et al. Diretrizes Brasileiras de Hipertensão Arterial – 2020. Arq Bras Cardiol. 2021;116(3):516-658. https://doi.org/10.36660/abc.20201238</w:t>
      </w:r>
    </w:p>
    <w:p w14:paraId="746904C7" w14:textId="77777777" w:rsidR="0010416E" w:rsidRDefault="00000000">
      <w:pPr>
        <w:pStyle w:val="CorpoA"/>
        <w:jc w:val="both"/>
      </w:pPr>
      <w:r>
        <w:rPr>
          <w:lang w:val="de-DE"/>
        </w:rPr>
        <w:t>37. Lauder L, Weber T, B</w:t>
      </w:r>
      <w:r>
        <w:rPr>
          <w:lang w:val="en-US"/>
        </w:rPr>
        <w:t>öhm M, Brouwers S, Bruno RM, Gerdts E, et al. European guidelines for hypertension in 2024: a comparison of key recommendations for clinical practice. Nat Rev Cardiol. 2025;22(9):675-88. https://doi.org/10.1038/s41569-025-01187-2</w:t>
      </w:r>
    </w:p>
    <w:sectPr w:rsidR="0010416E">
      <w:headerReference w:type="default" r:id="rId10"/>
      <w:footerReference w:type="default" r:id="rId11"/>
      <w:pgSz w:w="11900" w:h="16840"/>
      <w:pgMar w:top="1701" w:right="1134" w:bottom="1134" w:left="1701"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aria Cristina Almeida de Souza" w:date="2026-09-29T09:20:00Z" w:initials="MS">
    <w:p w14:paraId="7DFF0F0E" w14:textId="77777777" w:rsidR="00FE1A21" w:rsidRDefault="00FE1A21" w:rsidP="00FE1A21">
      <w:pPr>
        <w:pStyle w:val="Textodecomentrio"/>
      </w:pPr>
      <w:r>
        <w:rPr>
          <w:rStyle w:val="Refdecomentrio"/>
        </w:rPr>
        <w:annotationRef/>
      </w:r>
      <w:r>
        <w:t>Não usaria isso. Limitaria e colocaria os critérios de exclusão.</w:t>
      </w:r>
    </w:p>
  </w:comment>
  <w:comment w:id="24" w:author="Maria Cristina Almeida de Souza" w:date="2026-09-29T09:20:00Z" w:initials="MS">
    <w:p w14:paraId="1EC5C2B4" w14:textId="77777777" w:rsidR="00FE1A21" w:rsidRDefault="00FE1A21" w:rsidP="00FE1A21">
      <w:pPr>
        <w:pStyle w:val="Textodecomentrio"/>
      </w:pPr>
      <w:r>
        <w:rPr>
          <w:rStyle w:val="Refdecomentrio"/>
        </w:rPr>
        <w:annotationRef/>
      </w:r>
      <w:r>
        <w:t>Tem certeza? Ensaio clinico sobre telemonitoramento??? Não faz sentido!!!</w:t>
      </w:r>
    </w:p>
  </w:comment>
  <w:comment w:id="31" w:author="Maria Cristina Almeida de Souza" w:date="2026-09-29T09:23:00Z" w:initials="MS">
    <w:p w14:paraId="4D635179" w14:textId="77777777" w:rsidR="00FE1A21" w:rsidRDefault="00FE1A21" w:rsidP="00FE1A21">
      <w:pPr>
        <w:pStyle w:val="Textodecomentrio"/>
      </w:pPr>
      <w:r>
        <w:rPr>
          <w:rStyle w:val="Refdecomentrio"/>
        </w:rPr>
        <w:annotationRef/>
      </w:r>
      <w:r>
        <w:t>O travessão indica uso de IA. Evite.</w:t>
      </w:r>
    </w:p>
  </w:comment>
  <w:comment w:id="42" w:author="Maria Cristina Almeida de Souza" w:date="2026-09-29T09:23:00Z" w:initials="MS">
    <w:p w14:paraId="52C82138" w14:textId="77777777" w:rsidR="00FE1A21" w:rsidRDefault="00FE1A21" w:rsidP="00FE1A21">
      <w:pPr>
        <w:pStyle w:val="Textodecomentrio"/>
      </w:pPr>
      <w:r>
        <w:rPr>
          <w:rStyle w:val="Refdecomentrio"/>
        </w:rPr>
        <w:annotationRef/>
      </w:r>
      <w:r>
        <w:t>Verifique se há telemonitoramento no DECS</w:t>
      </w:r>
    </w:p>
  </w:comment>
  <w:comment w:id="149" w:author="Maria Cristina Almeida de Souza" w:date="2026-09-29T09:35:00Z" w:initials="MS">
    <w:p w14:paraId="3BE8F237" w14:textId="77777777" w:rsidR="00B96B1A" w:rsidRDefault="00B96B1A" w:rsidP="00B96B1A">
      <w:pPr>
        <w:pStyle w:val="Textodecomentrio"/>
      </w:pPr>
      <w:r>
        <w:rPr>
          <w:rStyle w:val="Refdecomentrio"/>
        </w:rPr>
        <w:annotationRef/>
      </w:r>
      <w:r>
        <w:t>Citar a refer~encia, O artigo que explica PICO</w:t>
      </w:r>
    </w:p>
  </w:comment>
  <w:comment w:id="157" w:author="Maria Cristina Almeida de Souza" w:date="2026-09-29T09:36:00Z" w:initials="MS">
    <w:p w14:paraId="474DBA10" w14:textId="77777777" w:rsidR="00B96B1A" w:rsidRDefault="00B96B1A" w:rsidP="00B96B1A">
      <w:pPr>
        <w:pStyle w:val="Textodecomentrio"/>
      </w:pPr>
      <w:r>
        <w:rPr>
          <w:rStyle w:val="Refdecomentrio"/>
        </w:rPr>
        <w:annotationRef/>
      </w:r>
      <w:r>
        <w:t>Coloque como no resumo. Pesquisa entre os anos tal e tal</w:t>
      </w:r>
    </w:p>
  </w:comment>
  <w:comment w:id="162" w:author="Maria Cristina Almeida de Souza" w:date="2026-09-29T09:37:00Z" w:initials="MS">
    <w:p w14:paraId="237E8B4B" w14:textId="77777777" w:rsidR="00B96B1A" w:rsidRDefault="00B96B1A" w:rsidP="00B96B1A">
      <w:pPr>
        <w:pStyle w:val="Textodecomentrio"/>
      </w:pPr>
      <w:r>
        <w:rPr>
          <w:rStyle w:val="Refdecomentrio"/>
        </w:rPr>
        <w:annotationRef/>
      </w:r>
      <w:r>
        <w:t>Isso tem de aparecer no resumo</w:t>
      </w:r>
    </w:p>
  </w:comment>
  <w:comment w:id="166" w:author="Maria Cristina Almeida de Souza" w:date="2026-09-29T09:37:00Z" w:initials="MS">
    <w:p w14:paraId="02258062" w14:textId="77777777" w:rsidR="00B96B1A" w:rsidRDefault="00B96B1A" w:rsidP="00B96B1A">
      <w:pPr>
        <w:pStyle w:val="Textodecomentrio"/>
      </w:pPr>
      <w:r>
        <w:rPr>
          <w:rStyle w:val="Refdecomentrio"/>
        </w:rPr>
        <w:annotationRef/>
      </w:r>
      <w:r>
        <w:t>Coloque um quadro com isso</w:t>
      </w:r>
    </w:p>
  </w:comment>
  <w:comment w:id="206" w:author="Maria Cristina Almeida de Souza" w:date="2026-09-29T09:48:00Z" w:initials="MS">
    <w:p w14:paraId="5B8ECEF2" w14:textId="77777777" w:rsidR="00E142B8" w:rsidRDefault="00E142B8" w:rsidP="00E142B8">
      <w:pPr>
        <w:pStyle w:val="Textodecomentrio"/>
      </w:pPr>
      <w:r>
        <w:rPr>
          <w:rStyle w:val="Refdecomentrio"/>
        </w:rPr>
        <w:annotationRef/>
      </w:r>
      <w:r>
        <w:t>Todo et al. Colocar em italico</w:t>
      </w:r>
    </w:p>
  </w:comment>
  <w:comment w:id="244" w:author="Maria Cristina Almeida de Souza" w:date="2026-09-29T09:48:00Z" w:initials="MS">
    <w:p w14:paraId="43F79533" w14:textId="77777777" w:rsidR="00E142B8" w:rsidRDefault="00E142B8" w:rsidP="00E142B8">
      <w:pPr>
        <w:pStyle w:val="Textodecomentrio"/>
      </w:pPr>
      <w:r>
        <w:rPr>
          <w:rStyle w:val="Refdecomentrio"/>
        </w:rPr>
        <w:annotationRef/>
      </w:r>
      <w:r>
        <w:t>resumir</w:t>
      </w:r>
    </w:p>
  </w:comment>
  <w:comment w:id="245" w:author="Maria Cristina Almeida de Souza" w:date="2026-09-29T09:48:00Z" w:initials="MS">
    <w:p w14:paraId="241DB96C" w14:textId="77777777" w:rsidR="00E142B8" w:rsidRDefault="00E142B8" w:rsidP="00E142B8">
      <w:pPr>
        <w:pStyle w:val="Textodecomentrio"/>
      </w:pPr>
      <w:r>
        <w:rPr>
          <w:rStyle w:val="Refdecomentrio"/>
        </w:rPr>
        <w:annotationRef/>
      </w:r>
      <w:r>
        <w:t>sinteizar</w:t>
      </w:r>
    </w:p>
  </w:comment>
  <w:comment w:id="258" w:author="Maria Cristina Almeida de Souza" w:date="2026-09-29T09:51:00Z" w:initials="MS">
    <w:p w14:paraId="25A9B26C" w14:textId="77777777" w:rsidR="00E142B8" w:rsidRDefault="00E142B8" w:rsidP="00E142B8">
      <w:pPr>
        <w:pStyle w:val="Textodecomentrio"/>
      </w:pPr>
      <w:r>
        <w:rPr>
          <w:rStyle w:val="Refdecomentrio"/>
        </w:rPr>
        <w:annotationRef/>
      </w:r>
      <w:r>
        <w:t>Precisa ser mais robusta</w:t>
      </w:r>
    </w:p>
  </w:comment>
  <w:comment w:id="260" w:author="Maria Cristina Almeida de Souza" w:date="2026-09-29T09:50:00Z" w:initials="MS">
    <w:p w14:paraId="5D304B97" w14:textId="77777777" w:rsidR="00E142B8" w:rsidRDefault="00E142B8" w:rsidP="00E142B8">
      <w:pPr>
        <w:pStyle w:val="Textodecomentrio"/>
      </w:pPr>
      <w:r>
        <w:rPr>
          <w:rStyle w:val="Refdecomentrio"/>
        </w:rPr>
        <w:annotationRef/>
      </w:r>
      <w:r>
        <w:t>Verificar normas. Mais de tres autores: et al ... Alinhar a esquerda e não justificar. Todo et al em italico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FF0F0E" w15:done="0"/>
  <w15:commentEx w15:paraId="1EC5C2B4" w15:done="0"/>
  <w15:commentEx w15:paraId="4D635179" w15:done="0"/>
  <w15:commentEx w15:paraId="52C82138" w15:done="0"/>
  <w15:commentEx w15:paraId="3BE8F237" w15:done="0"/>
  <w15:commentEx w15:paraId="474DBA10" w15:done="0"/>
  <w15:commentEx w15:paraId="237E8B4B" w15:done="0"/>
  <w15:commentEx w15:paraId="02258062" w15:done="0"/>
  <w15:commentEx w15:paraId="5B8ECEF2" w15:done="0"/>
  <w15:commentEx w15:paraId="43F79533" w15:done="0"/>
  <w15:commentEx w15:paraId="241DB96C" w15:paraIdParent="43F79533" w15:done="0"/>
  <w15:commentEx w15:paraId="25A9B26C" w15:done="0"/>
  <w15:commentEx w15:paraId="5D304B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747E4E" w16cex:dateUtc="2026-09-29T12:20:00Z"/>
  <w16cex:commentExtensible w16cex:durableId="25C72815" w16cex:dateUtc="2026-09-29T12:20:00Z"/>
  <w16cex:commentExtensible w16cex:durableId="068F81CB" w16cex:dateUtc="2026-09-29T12:23:00Z"/>
  <w16cex:commentExtensible w16cex:durableId="5C7E9ECA" w16cex:dateUtc="2026-09-29T12:23:00Z"/>
  <w16cex:commentExtensible w16cex:durableId="09ECAF90" w16cex:dateUtc="2026-09-29T12:35:00Z"/>
  <w16cex:commentExtensible w16cex:durableId="3DB990E4" w16cex:dateUtc="2026-09-29T12:36:00Z"/>
  <w16cex:commentExtensible w16cex:durableId="27FC87DE" w16cex:dateUtc="2026-09-29T12:37:00Z"/>
  <w16cex:commentExtensible w16cex:durableId="2E719E55" w16cex:dateUtc="2026-09-29T12:37:00Z"/>
  <w16cex:commentExtensible w16cex:durableId="53F594B8" w16cex:dateUtc="2026-09-29T12:48:00Z"/>
  <w16cex:commentExtensible w16cex:durableId="16AB8D65" w16cex:dateUtc="2026-09-29T12:48:00Z"/>
  <w16cex:commentExtensible w16cex:durableId="6967F536" w16cex:dateUtc="2026-09-29T12:48:00Z"/>
  <w16cex:commentExtensible w16cex:durableId="7D42E72A" w16cex:dateUtc="2026-09-29T12:51:00Z"/>
  <w16cex:commentExtensible w16cex:durableId="2661B7C6" w16cex:dateUtc="2026-09-29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FF0F0E" w16cid:durableId="1F747E4E"/>
  <w16cid:commentId w16cid:paraId="1EC5C2B4" w16cid:durableId="25C72815"/>
  <w16cid:commentId w16cid:paraId="4D635179" w16cid:durableId="068F81CB"/>
  <w16cid:commentId w16cid:paraId="52C82138" w16cid:durableId="5C7E9ECA"/>
  <w16cid:commentId w16cid:paraId="3BE8F237" w16cid:durableId="09ECAF90"/>
  <w16cid:commentId w16cid:paraId="474DBA10" w16cid:durableId="3DB990E4"/>
  <w16cid:commentId w16cid:paraId="237E8B4B" w16cid:durableId="27FC87DE"/>
  <w16cid:commentId w16cid:paraId="02258062" w16cid:durableId="2E719E55"/>
  <w16cid:commentId w16cid:paraId="5B8ECEF2" w16cid:durableId="53F594B8"/>
  <w16cid:commentId w16cid:paraId="43F79533" w16cid:durableId="16AB8D65"/>
  <w16cid:commentId w16cid:paraId="241DB96C" w16cid:durableId="6967F536"/>
  <w16cid:commentId w16cid:paraId="25A9B26C" w16cid:durableId="7D42E72A"/>
  <w16cid:commentId w16cid:paraId="5D304B97" w16cid:durableId="2661B7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4351" w14:textId="77777777" w:rsidR="00DC3EB1" w:rsidRDefault="00DC3EB1">
      <w:r>
        <w:separator/>
      </w:r>
    </w:p>
  </w:endnote>
  <w:endnote w:type="continuationSeparator" w:id="0">
    <w:p w14:paraId="046C0AFA" w14:textId="77777777" w:rsidR="00DC3EB1" w:rsidRDefault="00DC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7B7B" w14:textId="77777777" w:rsidR="0010416E" w:rsidRDefault="00000000">
    <w:pPr>
      <w:pStyle w:val="Rodap"/>
      <w:tabs>
        <w:tab w:val="clear" w:pos="9360"/>
        <w:tab w:val="right" w:pos="9045"/>
      </w:tabs>
      <w:jc w:val="right"/>
    </w:pPr>
    <w:r>
      <w:fldChar w:fldCharType="begin"/>
    </w:r>
    <w:r>
      <w:instrText xml:space="preserve"> PAGE </w:instrText>
    </w:r>
    <w:r>
      <w:fldChar w:fldCharType="separate"/>
    </w:r>
    <w:r w:rsidR="00FE1A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52DB3" w14:textId="77777777" w:rsidR="00DC3EB1" w:rsidRDefault="00DC3EB1">
      <w:r>
        <w:separator/>
      </w:r>
    </w:p>
  </w:footnote>
  <w:footnote w:type="continuationSeparator" w:id="0">
    <w:p w14:paraId="66B1AC4A" w14:textId="77777777" w:rsidR="00DC3EB1" w:rsidRDefault="00DC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8400" w14:textId="77777777" w:rsidR="0010416E" w:rsidRDefault="0010416E">
    <w:pPr>
      <w:pStyle w:val="CabealhoeRodap"/>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Cristina Almeida de Souza">
    <w15:presenceInfo w15:providerId="Windows Live" w15:userId="3a606c16287fad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6E"/>
    <w:rsid w:val="0010416E"/>
    <w:rsid w:val="00364E5F"/>
    <w:rsid w:val="005B73EF"/>
    <w:rsid w:val="005F0DD1"/>
    <w:rsid w:val="006C21E1"/>
    <w:rsid w:val="00A85B41"/>
    <w:rsid w:val="00B96B1A"/>
    <w:rsid w:val="00C6138F"/>
    <w:rsid w:val="00DC3EB1"/>
    <w:rsid w:val="00E142B8"/>
    <w:rsid w:val="00FE1A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64BB"/>
  <w15:docId w15:val="{2896139A-9586-4C34-A69F-F8B43AC9C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pt-BR" w:eastAsia="pt-B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abealhoeRodap">
    <w:name w:val="Cabeçalho e Rodapé"/>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Rodap">
    <w:name w:val="footer"/>
    <w:pPr>
      <w:tabs>
        <w:tab w:val="center" w:pos="4680"/>
        <w:tab w:val="right" w:pos="9360"/>
      </w:tabs>
    </w:pPr>
    <w:rPr>
      <w:rFonts w:ascii="Arial" w:hAnsi="Arial" w:cs="Arial Unicode MS"/>
      <w:color w:val="000000"/>
      <w:sz w:val="24"/>
      <w:szCs w:val="24"/>
      <w:u w:color="000000"/>
      <w:lang w:val="en-US"/>
    </w:rPr>
  </w:style>
  <w:style w:type="paragraph" w:customStyle="1" w:styleId="CorpoA">
    <w:name w:val="Corpo A"/>
    <w:pPr>
      <w:spacing w:after="200" w:line="276" w:lineRule="auto"/>
    </w:pPr>
    <w:rPr>
      <w:rFonts w:ascii="Arial" w:hAnsi="Arial" w:cs="Arial Unicode MS"/>
      <w:color w:val="000000"/>
      <w:sz w:val="24"/>
      <w:szCs w:val="24"/>
      <w:u w:color="000000"/>
      <w:lang w:val="pt-PT"/>
      <w14:textOutline w14:w="12700" w14:cap="flat" w14:cmpd="sng" w14:algn="ctr">
        <w14:noFill/>
        <w14:prstDash w14:val="solid"/>
        <w14:miter w14:lim="400000"/>
      </w14:textOutline>
    </w:rPr>
  </w:style>
  <w:style w:type="paragraph" w:styleId="Reviso">
    <w:name w:val="Revision"/>
    <w:hidden/>
    <w:uiPriority w:val="99"/>
    <w:semiHidden/>
    <w:rsid w:val="00FE1A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Refdecomentrio">
    <w:name w:val="annotation reference"/>
    <w:basedOn w:val="Fontepargpadro"/>
    <w:uiPriority w:val="99"/>
    <w:semiHidden/>
    <w:unhideWhenUsed/>
    <w:rsid w:val="00FE1A21"/>
    <w:rPr>
      <w:sz w:val="16"/>
      <w:szCs w:val="16"/>
    </w:rPr>
  </w:style>
  <w:style w:type="paragraph" w:styleId="Textodecomentrio">
    <w:name w:val="annotation text"/>
    <w:basedOn w:val="Normal"/>
    <w:link w:val="TextodecomentrioChar"/>
    <w:uiPriority w:val="99"/>
    <w:unhideWhenUsed/>
    <w:rsid w:val="00FE1A21"/>
    <w:rPr>
      <w:sz w:val="20"/>
      <w:szCs w:val="20"/>
    </w:rPr>
  </w:style>
  <w:style w:type="character" w:customStyle="1" w:styleId="TextodecomentrioChar">
    <w:name w:val="Texto de comentário Char"/>
    <w:basedOn w:val="Fontepargpadro"/>
    <w:link w:val="Textodecomentrio"/>
    <w:uiPriority w:val="99"/>
    <w:rsid w:val="00FE1A21"/>
    <w:rPr>
      <w:lang w:val="en-US" w:eastAsia="en-US"/>
    </w:rPr>
  </w:style>
  <w:style w:type="paragraph" w:styleId="Assuntodocomentrio">
    <w:name w:val="annotation subject"/>
    <w:basedOn w:val="Textodecomentrio"/>
    <w:next w:val="Textodecomentrio"/>
    <w:link w:val="AssuntodocomentrioChar"/>
    <w:uiPriority w:val="99"/>
    <w:semiHidden/>
    <w:unhideWhenUsed/>
    <w:rsid w:val="00FE1A21"/>
    <w:rPr>
      <w:b/>
      <w:bCs/>
    </w:rPr>
  </w:style>
  <w:style w:type="character" w:customStyle="1" w:styleId="AssuntodocomentrioChar">
    <w:name w:val="Assunto do comentário Char"/>
    <w:basedOn w:val="TextodecomentrioChar"/>
    <w:link w:val="Assuntodocomentrio"/>
    <w:uiPriority w:val="99"/>
    <w:semiHidden/>
    <w:rsid w:val="00FE1A2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21</Pages>
  <Words>6626</Words>
  <Characters>41148</Characters>
  <Application>Microsoft Office Word</Application>
  <DocSecurity>0</DocSecurity>
  <Lines>1028</Lines>
  <Paragraphs>310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Souza</dc:creator>
  <cp:lastModifiedBy>Maria Cristina Almeida de Souza</cp:lastModifiedBy>
  <cp:revision>8</cp:revision>
  <dcterms:created xsi:type="dcterms:W3CDTF">2026-09-29T12:25:00Z</dcterms:created>
  <dcterms:modified xsi:type="dcterms:W3CDTF">2026-09-29T12:52:00Z</dcterms:modified>
</cp:coreProperties>
</file>